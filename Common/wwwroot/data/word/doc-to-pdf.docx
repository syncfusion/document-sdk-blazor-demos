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DA15" w14:textId="77777777" w:rsidR="001D38BF" w:rsidRPr="00683DC9" w:rsidRDefault="00AF6E60" w:rsidP="00531BC2">
      <w:pPr>
        <w:pStyle w:val="Heading1"/>
        <w:suppressLineNumbers/>
        <w:jc w:val="center"/>
        <w:rPr>
          <w:rFonts w:cstheme="minorHAnsi"/>
        </w:rPr>
      </w:pPr>
      <w:r w:rsidRPr="00683DC9">
        <w:rPr>
          <w:rFonts w:cstheme="minorHAnsi"/>
        </w:rPr>
        <w:t xml:space="preserve">Word to </w:t>
      </w:r>
      <w:r w:rsidR="007D3C19">
        <w:rPr>
          <w:rFonts w:cstheme="minorHAnsi"/>
        </w:rPr>
        <w:t>PDF</w:t>
      </w:r>
      <w:r w:rsidRPr="00683DC9">
        <w:rPr>
          <w:rFonts w:cstheme="minorHAnsi"/>
        </w:rPr>
        <w:t xml:space="preserve"> conversion</w:t>
      </w:r>
    </w:p>
    <w:p w14:paraId="6C4E1336" w14:textId="37B1B234" w:rsidR="00546C89" w:rsidRPr="00BF6514" w:rsidRDefault="00F05151" w:rsidP="00BF6514">
      <w:pPr>
        <w:pStyle w:val="t"/>
        <w:rPr>
          <w:color w:val="000000"/>
          <w:lang w:val="fr-FR" w:eastAsia="en-IN"/>
        </w:rPr>
      </w:pPr>
      <w:ins w:id="0" w:author="Althaf Hussain Abdul Hameed" w:date="2026-03-06T13:31:00Z" w16du:dateUtc="2026-03-06T08:01:00Z">
        <w:r>
          <w:rPr>
            <w:noProof/>
            <w:lang w:eastAsia="en-US"/>
          </w:rPr>
          <mc:AlternateContent>
            <mc:Choice Requires="wpi">
              <w:drawing>
                <wp:anchor distT="0" distB="0" distL="114300" distR="114300" simplePos="0" relativeHeight="251684352" behindDoc="0" locked="0" layoutInCell="1" allowOverlap="1" wp14:anchorId="0948279F" wp14:editId="1B7243DA">
                  <wp:simplePos x="0" y="0"/>
                  <wp:positionH relativeFrom="column">
                    <wp:posOffset>3641090</wp:posOffset>
                  </wp:positionH>
                  <wp:positionV relativeFrom="paragraph">
                    <wp:posOffset>539115</wp:posOffset>
                  </wp:positionV>
                  <wp:extent cx="966470" cy="635"/>
                  <wp:effectExtent l="57150" t="76200" r="62230" b="75565"/>
                  <wp:wrapNone/>
                  <wp:docPr id="14051101" name="Ink 32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8">
                        <w14:nvContentPartPr>
                          <w14:cNvContentPartPr/>
                        </w14:nvContentPartPr>
                        <w14:xfrm>
                          <a:off x="0" y="0"/>
                          <a:ext cx="966470" cy="635"/>
                        </w14:xfrm>
                      </w14:contentPart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43D3F60" id="Ink 32" o:spid="_x0000_s1026" type="#_x0000_t75" style="position:absolute;margin-left:285.3pt;margin-top:39.95pt;width:78.9pt;height: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">
                  <v:imagedata r:id="rId9" o:title=""/>
                </v:shape>
              </w:pict>
            </mc:Fallback>
          </mc:AlternateContent>
        </w:r>
      </w:ins>
      <w:r w:rsidR="001A4E73" w:rsidRPr="0004698E">
        <w:rPr>
          <w:noProof/>
          <w:lang w:eastAsia="en-US"/>
        </w:rPr>
        <w:drawing>
          <wp:anchor distT="0" distB="0" distL="114300" distR="114300" simplePos="0" relativeHeight="251653632" behindDoc="0" locked="1" layoutInCell="1" allowOverlap="1" wp14:anchorId="2531F21B" wp14:editId="5315F119">
            <wp:simplePos x="0" y="0"/>
            <wp:positionH relativeFrom="column">
              <wp:posOffset>4679950</wp:posOffset>
            </wp:positionH>
            <wp:positionV relativeFrom="margin">
              <wp:posOffset>2813050</wp:posOffset>
            </wp:positionV>
            <wp:extent cx="1228725" cy="1228725"/>
            <wp:effectExtent l="266700" t="266700" r="238125" b="25717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enBois_Christmas_tre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B03" w:rsidRPr="009D7080">
        <w:rPr>
          <w:color w:val="000000"/>
          <w:lang w:eastAsia="en-IN"/>
          <w:rPrChange w:id="1" w:author="Suriya Balamurugan" w:date="2026-09-23T13:36:00Z" w16du:dateUtc="2026-09-23T08:06:00Z">
            <w:rPr>
              <w:color w:val="000000"/>
              <w:lang w:val="fr-FR" w:eastAsia="en-IN"/>
            </w:rPr>
          </w:rPrChange>
        </w:rPr>
        <w:t xml:space="preserve">Lorem ipsum dolor sit amet, lacus amet amet ultricies. </w:t>
      </w:r>
      <w:commentRangeStart w:id="2"/>
      <w:commentRangeStart w:id="3"/>
      <w:r w:rsidR="00414B03" w:rsidRPr="00414B03">
        <w:rPr>
          <w:color w:val="000000"/>
          <w:lang w:val="fr-FR" w:eastAsia="en-IN"/>
        </w:rPr>
        <w:t xml:space="preserve">Quisque </w:t>
      </w:r>
      <w:commentRangeEnd w:id="2"/>
      <w:r w:rsidR="006D04DC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2"/>
      </w:r>
      <w:commentRangeEnd w:id="3"/>
      <w:r w:rsidR="00321D17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3"/>
      </w:r>
      <w:r w:rsidR="00414B03" w:rsidRPr="00414B03">
        <w:rPr>
          <w:color w:val="000000"/>
          <w:lang w:val="fr-FR" w:eastAsia="en-IN"/>
        </w:rPr>
        <w:t xml:space="preserve">mi venenatis morbi libero, orci </w:t>
      </w:r>
      <w:r w:rsidR="00414B03" w:rsidRPr="005F3993">
        <w:rPr>
          <w:color w:val="000000"/>
          <w:lang w:val="fr-FR" w:eastAsia="en-IN"/>
        </w:rPr>
        <w:t xml:space="preserve"> </w:t>
      </w:r>
      <w:r w:rsidR="001A4E73" w:rsidRPr="005F3993">
        <w:rPr>
          <w:color w:val="000000"/>
          <w:lang w:val="fr-FR" w:eastAsia="en-IN"/>
        </w:rPr>
        <w:t xml:space="preserve">dis, mi ut et class porta, massa ligula magna enim, aliquam orci </w:t>
      </w:r>
      <w:r w:rsidR="005F3993">
        <w:rPr>
          <w:color w:val="000000"/>
          <w:lang w:val="fr-FR" w:eastAsia="en-IN"/>
        </w:rPr>
        <w:t>vestibulum</w:t>
      </w:r>
    </w:p>
    <w:p w14:paraId="41114983" w14:textId="04B9D591" w:rsidR="001A7E39" w:rsidRPr="001A7E39" w:rsidRDefault="000F2B4F" w:rsidP="00531BC2">
      <w:pPr>
        <w:pStyle w:val="t"/>
        <w:suppressLineNumbers/>
        <w:outlineLvl w:val="1"/>
        <w:rPr>
          <w:b/>
          <w:color w:val="000000"/>
          <w:sz w:val="28"/>
          <w:lang w:val="fr-FR" w:eastAsia="en-IN"/>
        </w:rPr>
      </w:pPr>
      <w:r>
        <w:rPr>
          <w:b/>
          <w:color w:val="000000"/>
          <w:sz w:val="28"/>
          <w:lang w:val="fr-FR" w:eastAsia="en-IN"/>
        </w:rPr>
        <w:t xml:space="preserve">Mathematical </w:t>
      </w:r>
      <w:r w:rsidR="001A7E39" w:rsidRPr="001A7E39">
        <w:rPr>
          <w:b/>
          <w:color w:val="000000"/>
          <w:sz w:val="28"/>
          <w:lang w:val="fr-FR" w:eastAsia="en-IN"/>
        </w:rPr>
        <w:t>Equation</w:t>
      </w:r>
    </w:p>
    <w:p w14:paraId="3BA39192" w14:textId="1F8DB3FB" w:rsidR="00C44CE0" w:rsidRPr="000F2B4F" w:rsidRDefault="000F2B4F" w:rsidP="00531BC2">
      <w:pPr>
        <w:pStyle w:val="t"/>
        <w:suppressLineNumbers/>
        <w:rPr>
          <w:color w:val="000000"/>
          <w:sz w:val="36"/>
          <w:lang w:val="fr-FR" w:eastAsia="en-I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36"/>
              <w:lang w:val="fr-FR" w:eastAsia="en-IN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36"/>
              <w:lang w:val="fr-FR" w:eastAsia="en-IN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36"/>
              <w:lang w:val="fr-FR" w:eastAsia="en-IN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36"/>
                      <w:lang w:val="fr-FR"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color w:val="000000"/>
                      <w:sz w:val="36"/>
                      <w:lang w:val="fr-FR" w:eastAsia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1A3E78EE" w14:textId="77777777" w:rsidR="000F2B4F" w:rsidRPr="000F2B4F" w:rsidRDefault="000F2B4F" w:rsidP="00531BC2">
      <w:pPr>
        <w:pStyle w:val="t"/>
        <w:suppressLineNumbers/>
        <w:rPr>
          <w:b/>
          <w:color w:val="000000"/>
          <w:sz w:val="36"/>
          <w:lang w:val="fr-FR" w:eastAsia="en-IN"/>
        </w:rPr>
      </w:pPr>
    </w:p>
    <w:p w14:paraId="15B50F64" w14:textId="31F6EB7E" w:rsidR="001A4E73" w:rsidRPr="00DD49CF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b/>
          <w:color w:val="000000"/>
          <w:sz w:val="24"/>
          <w:szCs w:val="24"/>
          <w:lang w:val="fr-FR" w:eastAsia="en-IN"/>
          <w:rPrChange w:id="4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Turpis</w:t>
      </w:r>
      <w:r w:rsidRPr="00DD49CF">
        <w:rPr>
          <w:color w:val="000000"/>
          <w:sz w:val="24"/>
          <w:szCs w:val="24"/>
          <w:lang w:val="fr-FR" w:eastAsia="en-IN"/>
        </w:rPr>
        <w:t xml:space="preserve"> facilisis vitae consequat, cum a a, turpis dui consequat massa in dolor per, felis non amet.</w:t>
      </w:r>
    </w:p>
    <w:p w14:paraId="5E1C23C7" w14:textId="77777777" w:rsidR="001A4E73" w:rsidRPr="001A4E73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i/>
          <w:color w:val="000000"/>
          <w:sz w:val="24"/>
          <w:szCs w:val="24"/>
          <w:lang w:val="fr-FR" w:eastAsia="en-IN"/>
          <w:rPrChange w:id="5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Auctor</w:t>
      </w:r>
      <w:r w:rsidRPr="00DD49CF">
        <w:rPr>
          <w:color w:val="000000"/>
          <w:sz w:val="24"/>
          <w:szCs w:val="24"/>
          <w:lang w:val="fr-FR" w:eastAsia="en-IN"/>
        </w:rPr>
        <w:t xml:space="preserve"> eleifend in omnis elit vestibulum, donec non elementum tellus est mauris, id aliquam, at lacus, arcu pretium proin lacus dolor et. </w:t>
      </w:r>
      <w:r w:rsidRPr="001A4E73">
        <w:rPr>
          <w:color w:val="000000"/>
          <w:sz w:val="24"/>
          <w:szCs w:val="24"/>
          <w:lang w:val="fr-FR" w:eastAsia="en-IN"/>
        </w:rPr>
        <w:t>Eu tortor, vel ultrices amet dignissim mauris vehicula.</w:t>
      </w:r>
    </w:p>
    <w:p w14:paraId="789568D3" w14:textId="55F898EF" w:rsidR="001A4E73" w:rsidRPr="00D66DB2" w:rsidRDefault="00196B0D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ins w:id="6" w:author="Sindhu Ramesh" w:date="2026-02-27T16:06:00Z" w16du:dateUtc="2026-02-27T10:36:00Z">
        <w:r>
          <w:rPr>
            <w:noProof/>
            <w:color w:val="000000"/>
            <w:sz w:val="24"/>
            <w:szCs w:val="24"/>
            <w:u w:val="single"/>
            <w:lang w:val="fr-FR" w:eastAsia="en-IN"/>
          </w:rPr>
          <mc:AlternateContent>
            <mc:Choice Requires="wpi">
              <w:drawing>
                <wp:anchor distT="0" distB="0" distL="114300" distR="114300" simplePos="0" relativeHeight="251682304" behindDoc="0" locked="0" layoutInCell="1" allowOverlap="1" wp14:anchorId="5522A923" wp14:editId="1347F738">
                  <wp:simplePos x="0" y="0"/>
                  <wp:positionH relativeFrom="column">
                    <wp:posOffset>2476320</wp:posOffset>
                  </wp:positionH>
                  <wp:positionV relativeFrom="paragraph">
                    <wp:posOffset>264555</wp:posOffset>
                  </wp:positionV>
                  <wp:extent cx="1326240" cy="23040"/>
                  <wp:effectExtent l="133350" t="133350" r="45720" b="129540"/>
                  <wp:wrapNone/>
                  <wp:docPr id="1995996" name="Ink 30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5">
                        <w14:nvContentPartPr>
                          <w14:cNvContentPartPr/>
                        </w14:nvContentPartPr>
                        <w14:xfrm>
                          <a:off x="0" y="0"/>
                          <a:ext cx="1326240" cy="2304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55CFF29D" id="Ink 30" o:spid="_x0000_s1026" type="#_x0000_t75" style="position:absolute;margin-left:190.05pt;margin-top:15.95pt;width:114.35pt;height:11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">
                  <v:imagedata r:id="rId16" o:title=""/>
                </v:shape>
              </w:pict>
            </mc:Fallback>
          </mc:AlternateContent>
        </w:r>
      </w:ins>
      <w:ins w:id="7" w:author="Althaf Hussain Abdul Hameed" w:date="2026-02-26T23:13:00Z" w16du:dateUtc="2026-02-26T17:43:00Z">
        <w:del w:id="8" w:author="Sindhu Ramesh" w:date="2026-02-27T16:06:00Z" w16du:dateUtc="2026-02-27T10:36:00Z">
          <w:r w:rsidR="00025BD6" w:rsidDel="00196B0D">
            <w:rPr>
              <w:noProof/>
              <w:color w:val="000000"/>
              <w:sz w:val="24"/>
              <w:szCs w:val="24"/>
              <w:u w:val="single"/>
              <w:lang w:val="fr-FR" w:eastAsia="en-IN"/>
            </w:rPr>
            <mc:AlternateContent>
              <mc:Choice Requires="wpi">
                <w:drawing>
                  <wp:anchor distT="0" distB="0" distL="114300" distR="114300" simplePos="0" relativeHeight="251680256" behindDoc="0" locked="0" layoutInCell="1" allowOverlap="1" wp14:anchorId="0D67C40B" wp14:editId="298516BF">
                    <wp:simplePos x="0" y="0"/>
                    <wp:positionH relativeFrom="column">
                      <wp:posOffset>2458964</wp:posOffset>
                    </wp:positionH>
                    <wp:positionV relativeFrom="paragraph">
                      <wp:posOffset>283040</wp:posOffset>
                    </wp:positionV>
                    <wp:extent cx="1337400" cy="21240"/>
                    <wp:effectExtent l="76200" t="114300" r="91440" b="112395"/>
                    <wp:wrapNone/>
                    <wp:docPr id="113914818" name="Ink 5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1337400" cy="212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7CA8F6C" id="Ink 52" o:spid="_x0000_s1026" type="#_x0000_t75" style="position:absolute;margin-left:190.75pt;margin-top:16.75pt;width:110.95pt;height:12.8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">
                    <v:imagedata r:id="rId18" o:title=""/>
                  </v:shape>
                </w:pict>
              </mc:Fallback>
            </mc:AlternateContent>
          </w:r>
        </w:del>
      </w:ins>
      <w:r w:rsidR="001A4E73" w:rsidRPr="0050669F">
        <w:rPr>
          <w:color w:val="000000"/>
          <w:sz w:val="24"/>
          <w:szCs w:val="24"/>
          <w:u w:val="single"/>
          <w:lang w:val="fr-FR" w:eastAsia="en-IN"/>
          <w:rPrChange w:id="9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Lorem</w:t>
      </w:r>
      <w:r w:rsidR="001A4E73" w:rsidRPr="001A4E73">
        <w:rPr>
          <w:color w:val="000000"/>
          <w:sz w:val="24"/>
          <w:szCs w:val="24"/>
          <w:lang w:val="fr-FR" w:eastAsia="en-IN"/>
        </w:rPr>
        <w:t xml:space="preserve"> tortor neque, purus taciti quis id. </w:t>
      </w:r>
      <w:r w:rsidR="001A4E73" w:rsidRPr="00D66DB2">
        <w:rPr>
          <w:color w:val="000000"/>
          <w:sz w:val="24"/>
          <w:szCs w:val="24"/>
          <w:lang w:val="de-DE" w:eastAsia="en-IN"/>
        </w:rPr>
        <w:t>Elementum integer orci accumsan minim phasellus vel.</w:t>
      </w:r>
    </w:p>
    <w:p w14:paraId="22979DBC" w14:textId="77777777" w:rsidR="00DD3DB7" w:rsidRDefault="00DD3DB7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</w:p>
    <w:p w14:paraId="67B1000E" w14:textId="77777777" w:rsidR="00B4062B" w:rsidRDefault="00B4062B" w:rsidP="00B4062B">
      <w:pPr>
        <w:rPr>
          <w:b/>
          <w:bCs/>
          <w:u w:val="single"/>
        </w:rPr>
      </w:pPr>
      <w:r w:rsidRPr="008D2457">
        <w:rPr>
          <w:b/>
          <w:bCs/>
          <w:u w:val="single"/>
        </w:rPr>
        <w:t>SVG Image of Company Structure</w:t>
      </w:r>
    </w:p>
    <w:p w14:paraId="0C5BF5DA" w14:textId="77777777" w:rsidR="00B4062B" w:rsidRDefault="00B4062B" w:rsidP="00B4062B">
      <w:pPr>
        <w:rPr>
          <w:b/>
          <w:u w:val="single"/>
        </w:rPr>
      </w:pPr>
    </w:p>
    <w:p w14:paraId="65FC9A39" w14:textId="77777777" w:rsidR="00B4062B" w:rsidRPr="00DA3486" w:rsidRDefault="00B4062B" w:rsidP="00B4062B">
      <w:pPr>
        <w:rPr>
          <w:b/>
          <w:u w:val="single"/>
        </w:rPr>
      </w:pPr>
    </w:p>
    <w:p w14:paraId="0500A2D0" w14:textId="3EF35ABA" w:rsidR="00B4062B" w:rsidRPr="00D66DB2" w:rsidRDefault="00B4062B" w:rsidP="00B40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>
        <w:rPr>
          <w:b/>
          <w:noProof/>
          <w:u w:val="single"/>
        </w:rPr>
        <w:drawing>
          <wp:inline distT="0" distB="0" distL="0" distR="0" wp14:anchorId="18EC63B2" wp14:editId="3FB95A23">
            <wp:extent cx="6456811" cy="1892798"/>
            <wp:effectExtent l="0" t="0" r="1270" b="0"/>
            <wp:docPr id="528268140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8140" name="Graphic 14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811" cy="189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819D" w14:textId="77777777" w:rsidR="00BF6514" w:rsidRPr="00025BD6" w:rsidRDefault="00BF6514">
      <w:pPr>
        <w:rPr>
          <w:rFonts w:asciiTheme="majorHAnsi" w:eastAsiaTheme="majorEastAsia" w:hAnsiTheme="majorHAnsi" w:cstheme="minorHAnsi"/>
          <w:color w:val="365F91" w:themeColor="accent1" w:themeShade="BF"/>
          <w:sz w:val="24"/>
          <w:szCs w:val="24"/>
          <w:lang w:val="es-ES"/>
          <w:rPrChange w:id="10" w:author="Althaf Hussain Abdul Hameed" w:date="2026-02-26T23:10:00Z" w16du:dateUtc="2026-02-26T17:40:00Z">
            <w:rPr>
              <w:rFonts w:asciiTheme="majorHAnsi" w:eastAsiaTheme="majorEastAsia" w:hAnsiTheme="majorHAnsi" w:cstheme="minorHAnsi"/>
              <w:color w:val="365F91" w:themeColor="accent1" w:themeShade="BF"/>
              <w:sz w:val="24"/>
              <w:szCs w:val="24"/>
            </w:rPr>
          </w:rPrChange>
        </w:rPr>
      </w:pPr>
      <w:r w:rsidRPr="00025BD6">
        <w:rPr>
          <w:rFonts w:cstheme="minorHAnsi"/>
          <w:sz w:val="24"/>
          <w:szCs w:val="24"/>
          <w:lang w:val="es-ES"/>
          <w:rPrChange w:id="11" w:author="Althaf Hussain Abdul Hameed" w:date="2026-02-26T23:10:00Z" w16du:dateUtc="2026-02-26T17:40:00Z">
            <w:rPr>
              <w:rFonts w:cstheme="minorHAnsi"/>
              <w:sz w:val="24"/>
              <w:szCs w:val="24"/>
            </w:rPr>
          </w:rPrChange>
        </w:rPr>
        <w:br w:type="page"/>
      </w:r>
    </w:p>
    <w:p w14:paraId="1C795194" w14:textId="77777777" w:rsidR="00BF6514" w:rsidRDefault="00BF6514" w:rsidP="00BF6514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CHEST X-RAY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6514" w14:paraId="760DAB54" w14:textId="77777777" w:rsidTr="00BF651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6338" w14:textId="77777777" w:rsidR="00BF6514" w:rsidRDefault="00BF6514">
            <w:pPr>
              <w:spacing w:before="24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</w:rPr>
              <w:t>Patient Name :</w:t>
            </w:r>
            <w:r>
              <w:rPr>
                <w:rFonts w:asciiTheme="majorBidi" w:hAnsiTheme="majorBidi" w:cstheme="majorBidi"/>
              </w:rPr>
              <w:t xml:space="preserve"> Andrew Fuller  </w:t>
            </w:r>
          </w:p>
          <w:p w14:paraId="025A4DFD" w14:textId="77777777" w:rsidR="00BF6514" w:rsidRDefault="00BF6514">
            <w:pPr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 of Birth  :</w:t>
            </w:r>
            <w:r>
              <w:rPr>
                <w:rFonts w:asciiTheme="majorBidi" w:hAnsiTheme="majorBidi" w:cstheme="majorBidi"/>
              </w:rPr>
              <w:t xml:space="preserve"> 1980-01-01 </w:t>
            </w:r>
          </w:p>
          <w:p w14:paraId="5D6E9316" w14:textId="77777777" w:rsidR="00BF6514" w:rsidRDefault="00BF6514">
            <w:pPr>
              <w:spacing w:after="24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                 :</w:t>
            </w:r>
            <w:r>
              <w:rPr>
                <w:rFonts w:asciiTheme="majorBidi" w:hAnsiTheme="majorBidi" w:cstheme="majorBidi"/>
              </w:rPr>
              <w:t xml:space="preserve"> 2023-12-05 </w:t>
            </w:r>
          </w:p>
        </w:tc>
      </w:tr>
      <w:tr w:rsidR="00BF6514" w14:paraId="1BF1A55D" w14:textId="77777777" w:rsidTr="00BF651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9B6C" w14:textId="145D36B0" w:rsidR="00BF6514" w:rsidRDefault="00BF6514">
            <w:pPr>
              <w:spacing w:before="240" w:line="360" w:lineRule="auto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6B833BC0" wp14:editId="3BCB9DE3">
                  <wp:simplePos x="0" y="0"/>
                  <wp:positionH relativeFrom="column">
                    <wp:posOffset>1852295</wp:posOffset>
                  </wp:positionH>
                  <wp:positionV relativeFrom="paragraph">
                    <wp:posOffset>429260</wp:posOffset>
                  </wp:positionV>
                  <wp:extent cx="1653540" cy="1892300"/>
                  <wp:effectExtent l="0" t="0" r="381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892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4981E7A" wp14:editId="561A2CB1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2410460</wp:posOffset>
                      </wp:positionV>
                      <wp:extent cx="2562225" cy="167005"/>
                      <wp:effectExtent l="0" t="0" r="9525" b="0"/>
                      <wp:wrapTopAndBottom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2225" cy="16065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D5ED2F" w14:textId="77777777" w:rsidR="00BF6514" w:rsidRDefault="00BF6514" w:rsidP="00BF651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Figure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instrText xml:space="preserve"> SEQ Figure \* ARABIC 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: Chest X-ray- TIFF Version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981E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12.1pt;margin-top:189.8pt;width:201.75pt;height:13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" stroked="f">
                      <v:textbox style="mso-fit-shape-to-text:t" inset="0,0,0,0">
                        <w:txbxContent>
                          <w:p w14:paraId="7AD5ED2F" w14:textId="77777777" w:rsidR="00BF6514" w:rsidRDefault="00BF6514" w:rsidP="00BF651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 Chest X-ray- TIFF Version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X-ray Number :</w:t>
            </w:r>
            <w:r>
              <w:rPr>
                <w:rFonts w:asciiTheme="majorBidi" w:hAnsiTheme="majorBidi" w:cstheme="majorBidi"/>
              </w:rPr>
              <w:t xml:space="preserve"> 52587412</w:t>
            </w:r>
          </w:p>
          <w:p w14:paraId="18C132E9" w14:textId="77777777" w:rsidR="00BF6514" w:rsidRDefault="00BF651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READINGS :</w:t>
            </w:r>
          </w:p>
          <w:p w14:paraId="46CAE2B8" w14:textId="77777777" w:rsidR="00BF6514" w:rsidRDefault="00BF6514" w:rsidP="00BF651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Lungs 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Clear and well-inflated; no signs of pneumonia, pneumothorax, or effusion.</w:t>
            </w:r>
          </w:p>
          <w:p w14:paraId="70689105" w14:textId="77777777" w:rsidR="00BF6514" w:rsidRDefault="00BF6514" w:rsidP="00BF651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Heart 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Normal size and shape; cardiac silhouette within normal limits; no cardiomegaly or pericardial effusion.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</w:p>
          <w:p w14:paraId="76906765" w14:textId="77777777" w:rsidR="00BF6514" w:rsidRDefault="00BF6514" w:rsidP="00BF651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Diaphragms 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Well-defined and even; no elevation or depression.</w:t>
            </w:r>
          </w:p>
          <w:p w14:paraId="1CDB9431" w14:textId="77777777" w:rsidR="00BF6514" w:rsidRDefault="00BF6514" w:rsidP="00BF651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Bones 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Normal appearance; no fractures or dislocations.</w:t>
            </w:r>
          </w:p>
          <w:p w14:paraId="2ED0D114" w14:textId="77777777" w:rsidR="00BF6514" w:rsidRDefault="00BF6514" w:rsidP="00BF6514">
            <w:pPr>
              <w:pStyle w:val="ListParagraph"/>
              <w:numPr>
                <w:ilvl w:val="0"/>
                <w:numId w:val="6"/>
              </w:numPr>
              <w:spacing w:after="12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Soft Tissues 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Normal appearance in the chest area.</w:t>
            </w:r>
          </w:p>
        </w:tc>
      </w:tr>
      <w:tr w:rsidR="00BF6514" w14:paraId="3475F9E3" w14:textId="77777777" w:rsidTr="00BF651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A400" w14:textId="77777777" w:rsidR="00BF6514" w:rsidRDefault="00BF6514">
            <w:pPr>
              <w:spacing w:before="240" w:line="60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RECOMMENDATIONS : </w:t>
            </w:r>
          </w:p>
          <w:p w14:paraId="5CDD44DA" w14:textId="77777777" w:rsidR="00BF6514" w:rsidRDefault="00BF6514">
            <w:pPr>
              <w:spacing w:line="60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 further evaluation is required at this time.</w:t>
            </w:r>
          </w:p>
          <w:p w14:paraId="2FA74985" w14:textId="77777777" w:rsidR="00BF6514" w:rsidRDefault="00BF6514">
            <w:pPr>
              <w:spacing w:line="60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ADDITIONAL NOTES :</w:t>
            </w:r>
            <w:r>
              <w:rPr>
                <w:rFonts w:asciiTheme="majorBidi" w:hAnsiTheme="majorBidi" w:cstheme="majorBidi"/>
              </w:rPr>
              <w:t xml:space="preserve"> </w:t>
            </w:r>
          </w:p>
          <w:p w14:paraId="3FBC437D" w14:textId="77777777" w:rsidR="00BF6514" w:rsidRDefault="00BF6514">
            <w:pPr>
              <w:spacing w:line="60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None.</w:t>
            </w:r>
          </w:p>
        </w:tc>
      </w:tr>
    </w:tbl>
    <w:p w14:paraId="48CD3450" w14:textId="77777777" w:rsidR="00BF6514" w:rsidRDefault="00BF6514" w:rsidP="00531BC2">
      <w:pPr>
        <w:pStyle w:val="Heading2"/>
        <w:spacing w:after="400"/>
        <w:jc w:val="center"/>
        <w:rPr>
          <w:rFonts w:cstheme="minorHAnsi"/>
          <w:sz w:val="24"/>
          <w:szCs w:val="24"/>
        </w:rPr>
      </w:pPr>
    </w:p>
    <w:p w14:paraId="17A8FF86" w14:textId="77777777" w:rsidR="00BF6514" w:rsidRDefault="00BF6514">
      <w:pPr>
        <w:rPr>
          <w:rFonts w:asciiTheme="majorHAnsi" w:eastAsiaTheme="majorEastAsia" w:hAnsiTheme="majorHAnsi" w:cstheme="minorHAnsi"/>
          <w:color w:val="365F91" w:themeColor="accent1" w:themeShade="BF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ECF46C3" w14:textId="035CBC1B" w:rsidR="00E24059" w:rsidRPr="00683DC9" w:rsidRDefault="00FE39C9" w:rsidP="00531BC2">
      <w:pPr>
        <w:pStyle w:val="Heading2"/>
        <w:spacing w:after="400"/>
        <w:jc w:val="center"/>
        <w:rPr>
          <w:rFonts w:cstheme="minorHAnsi"/>
          <w:sz w:val="24"/>
          <w:szCs w:val="24"/>
        </w:rPr>
      </w:pPr>
      <w:r w:rsidRPr="00683DC9">
        <w:rPr>
          <w:rFonts w:cstheme="minorHAnsi"/>
          <w:sz w:val="24"/>
          <w:szCs w:val="24"/>
        </w:rPr>
        <w:lastRenderedPageBreak/>
        <w:t>Northwind Suppliers</w:t>
      </w:r>
    </w:p>
    <w:tbl>
      <w:tblPr>
        <w:tblStyle w:val="MediumShading1-Accent5"/>
        <w:tblW w:w="0" w:type="auto"/>
        <w:tblLayout w:type="fixed"/>
        <w:tblLook w:val="04A0" w:firstRow="1" w:lastRow="0" w:firstColumn="1" w:lastColumn="0" w:noHBand="0" w:noVBand="1"/>
      </w:tblPr>
      <w:tblGrid>
        <w:gridCol w:w="580"/>
        <w:gridCol w:w="2956"/>
        <w:gridCol w:w="1645"/>
        <w:gridCol w:w="1678"/>
        <w:gridCol w:w="1438"/>
        <w:gridCol w:w="1279"/>
      </w:tblGrid>
      <w:tr w:rsidR="00717768" w:rsidRPr="00700675" w14:paraId="70B22DFB" w14:textId="77777777" w:rsidTr="00D8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0DA7EF5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ID</w:t>
            </w:r>
          </w:p>
        </w:tc>
        <w:tc>
          <w:tcPr>
            <w:tcW w:w="2956" w:type="dxa"/>
          </w:tcPr>
          <w:p w14:paraId="494547DB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Company Name</w:t>
            </w:r>
          </w:p>
        </w:tc>
        <w:tc>
          <w:tcPr>
            <w:tcW w:w="1645" w:type="dxa"/>
          </w:tcPr>
          <w:p w14:paraId="01E28803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Contact Name</w:t>
            </w:r>
          </w:p>
        </w:tc>
        <w:tc>
          <w:tcPr>
            <w:tcW w:w="1678" w:type="dxa"/>
          </w:tcPr>
          <w:p w14:paraId="6A887A5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Address</w:t>
            </w:r>
          </w:p>
        </w:tc>
        <w:tc>
          <w:tcPr>
            <w:tcW w:w="1438" w:type="dxa"/>
          </w:tcPr>
          <w:p w14:paraId="10CA054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City</w:t>
            </w:r>
          </w:p>
        </w:tc>
        <w:tc>
          <w:tcPr>
            <w:tcW w:w="1279" w:type="dxa"/>
          </w:tcPr>
          <w:p w14:paraId="3138F23F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Country</w:t>
            </w:r>
          </w:p>
        </w:tc>
      </w:tr>
      <w:tr w:rsidR="00717768" w:rsidRPr="00700675" w14:paraId="60F1F2F4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E9AE0E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</w:t>
            </w:r>
          </w:p>
        </w:tc>
        <w:tc>
          <w:tcPr>
            <w:tcW w:w="2956" w:type="dxa"/>
          </w:tcPr>
          <w:p w14:paraId="16B20AC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12"/>
            <w:commentRangeStart w:id="13"/>
            <w:commentRangeStart w:id="14"/>
            <w:r w:rsidRPr="00700675">
              <w:rPr>
                <w:noProof/>
                <w:sz w:val="22"/>
                <w:szCs w:val="22"/>
              </w:rPr>
              <w:t>Exotic Liquids</w:t>
            </w:r>
            <w:commentRangeEnd w:id="12"/>
            <w:r w:rsidR="006D04DC" w:rsidRPr="00700675">
              <w:rPr>
                <w:rStyle w:val="CommentReference"/>
                <w:sz w:val="22"/>
                <w:szCs w:val="22"/>
              </w:rPr>
              <w:commentReference w:id="12"/>
            </w:r>
            <w:commentRangeEnd w:id="13"/>
            <w:r w:rsidR="0094731B" w:rsidRPr="00700675">
              <w:rPr>
                <w:rStyle w:val="CommentReference"/>
                <w:sz w:val="22"/>
                <w:szCs w:val="22"/>
              </w:rPr>
              <w:commentReference w:id="13"/>
            </w:r>
            <w:commentRangeEnd w:id="14"/>
            <w:r w:rsidR="00AA0BF0" w:rsidRPr="00700675">
              <w:rPr>
                <w:rStyle w:val="CommentReference"/>
                <w:sz w:val="22"/>
                <w:szCs w:val="22"/>
              </w:rPr>
              <w:commentReference w:id="14"/>
            </w:r>
          </w:p>
        </w:tc>
        <w:tc>
          <w:tcPr>
            <w:tcW w:w="1645" w:type="dxa"/>
          </w:tcPr>
          <w:p w14:paraId="4753610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Charlotte Cooper</w:t>
            </w:r>
          </w:p>
        </w:tc>
        <w:tc>
          <w:tcPr>
            <w:tcW w:w="1678" w:type="dxa"/>
          </w:tcPr>
          <w:p w14:paraId="64BF593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49 Gilbert St.</w:t>
            </w:r>
          </w:p>
        </w:tc>
        <w:tc>
          <w:tcPr>
            <w:tcW w:w="1438" w:type="dxa"/>
          </w:tcPr>
          <w:p w14:paraId="1BCE418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London</w:t>
            </w:r>
          </w:p>
        </w:tc>
        <w:tc>
          <w:tcPr>
            <w:tcW w:w="1279" w:type="dxa"/>
          </w:tcPr>
          <w:p w14:paraId="52B410B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68C87C6D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D02568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</w:t>
            </w:r>
          </w:p>
        </w:tc>
        <w:tc>
          <w:tcPr>
            <w:tcW w:w="2956" w:type="dxa"/>
          </w:tcPr>
          <w:p w14:paraId="1DBD60D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 Cajun Delights</w:t>
            </w:r>
          </w:p>
        </w:tc>
        <w:tc>
          <w:tcPr>
            <w:tcW w:w="1645" w:type="dxa"/>
          </w:tcPr>
          <w:p w14:paraId="0539DB8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Shelley Burke</w:t>
            </w:r>
          </w:p>
        </w:tc>
        <w:tc>
          <w:tcPr>
            <w:tcW w:w="1678" w:type="dxa"/>
          </w:tcPr>
          <w:p w14:paraId="17A66F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P.O. Box 78934</w:t>
            </w:r>
          </w:p>
        </w:tc>
        <w:tc>
          <w:tcPr>
            <w:tcW w:w="1438" w:type="dxa"/>
          </w:tcPr>
          <w:p w14:paraId="670F7B1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</w:t>
            </w:r>
          </w:p>
        </w:tc>
        <w:tc>
          <w:tcPr>
            <w:tcW w:w="1279" w:type="dxa"/>
          </w:tcPr>
          <w:p w14:paraId="57F18D5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5846224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E5A4D6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</w:t>
            </w:r>
          </w:p>
        </w:tc>
        <w:tc>
          <w:tcPr>
            <w:tcW w:w="2956" w:type="dxa"/>
          </w:tcPr>
          <w:p w14:paraId="1958EA5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Grandma Kelly's Homestead</w:t>
            </w:r>
          </w:p>
        </w:tc>
        <w:tc>
          <w:tcPr>
            <w:tcW w:w="1645" w:type="dxa"/>
          </w:tcPr>
          <w:p w14:paraId="03222DB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Regina Murphy</w:t>
            </w:r>
          </w:p>
        </w:tc>
        <w:tc>
          <w:tcPr>
            <w:tcW w:w="1678" w:type="dxa"/>
          </w:tcPr>
          <w:p w14:paraId="5140D53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707 Oxford Rd.</w:t>
            </w:r>
          </w:p>
        </w:tc>
        <w:tc>
          <w:tcPr>
            <w:tcW w:w="1438" w:type="dxa"/>
          </w:tcPr>
          <w:p w14:paraId="3F3FA17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Ann Arbor</w:t>
            </w:r>
          </w:p>
        </w:tc>
        <w:tc>
          <w:tcPr>
            <w:tcW w:w="1279" w:type="dxa"/>
          </w:tcPr>
          <w:p w14:paraId="0722AC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11FA5906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E3D6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</w:t>
            </w:r>
          </w:p>
        </w:tc>
        <w:tc>
          <w:tcPr>
            <w:tcW w:w="2956" w:type="dxa"/>
          </w:tcPr>
          <w:p w14:paraId="72A5C3E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 Traders</w:t>
            </w:r>
          </w:p>
        </w:tc>
        <w:tc>
          <w:tcPr>
            <w:tcW w:w="1645" w:type="dxa"/>
          </w:tcPr>
          <w:p w14:paraId="5C592C9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Yoshi Nagase</w:t>
            </w:r>
          </w:p>
        </w:tc>
        <w:tc>
          <w:tcPr>
            <w:tcW w:w="1678" w:type="dxa"/>
          </w:tcPr>
          <w:p w14:paraId="6410753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9-8 Sekimai Musashino-shi</w:t>
            </w:r>
          </w:p>
        </w:tc>
        <w:tc>
          <w:tcPr>
            <w:tcW w:w="1438" w:type="dxa"/>
          </w:tcPr>
          <w:p w14:paraId="666CDEE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</w:t>
            </w:r>
          </w:p>
        </w:tc>
        <w:tc>
          <w:tcPr>
            <w:tcW w:w="1279" w:type="dxa"/>
          </w:tcPr>
          <w:p w14:paraId="79B0E2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FBBFBB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4C3600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5</w:t>
            </w:r>
          </w:p>
        </w:tc>
        <w:tc>
          <w:tcPr>
            <w:tcW w:w="2956" w:type="dxa"/>
          </w:tcPr>
          <w:p w14:paraId="4EC355AA" w14:textId="77777777" w:rsidR="00717768" w:rsidRPr="000C25A3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0C25A3">
              <w:rPr>
                <w:noProof/>
                <w:sz w:val="22"/>
                <w:szCs w:val="22"/>
                <w:lang w:val="fr-FR"/>
              </w:rPr>
              <w:t>Cooperativa de Quesos 'Las Cabras'</w:t>
            </w:r>
          </w:p>
        </w:tc>
        <w:tc>
          <w:tcPr>
            <w:tcW w:w="1645" w:type="dxa"/>
          </w:tcPr>
          <w:p w14:paraId="36BA3C8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Antonio del Valle Saavedra </w:t>
            </w:r>
          </w:p>
        </w:tc>
        <w:tc>
          <w:tcPr>
            <w:tcW w:w="1678" w:type="dxa"/>
          </w:tcPr>
          <w:p w14:paraId="21B1558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Calle del Rosal 4</w:t>
            </w:r>
          </w:p>
        </w:tc>
        <w:tc>
          <w:tcPr>
            <w:tcW w:w="1438" w:type="dxa"/>
          </w:tcPr>
          <w:p w14:paraId="2B2BA66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Oviedo</w:t>
            </w:r>
          </w:p>
        </w:tc>
        <w:tc>
          <w:tcPr>
            <w:tcW w:w="1279" w:type="dxa"/>
          </w:tcPr>
          <w:p w14:paraId="449C001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Spain</w:t>
            </w:r>
          </w:p>
        </w:tc>
      </w:tr>
      <w:tr w:rsidR="00717768" w:rsidRPr="00700675" w14:paraId="1322641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9B4B6B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6</w:t>
            </w:r>
          </w:p>
        </w:tc>
        <w:tc>
          <w:tcPr>
            <w:tcW w:w="2956" w:type="dxa"/>
          </w:tcPr>
          <w:p w14:paraId="04D30B9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Mayumi's</w:t>
            </w:r>
          </w:p>
        </w:tc>
        <w:tc>
          <w:tcPr>
            <w:tcW w:w="1645" w:type="dxa"/>
          </w:tcPr>
          <w:p w14:paraId="2F6F4EC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 Ohno</w:t>
            </w:r>
          </w:p>
        </w:tc>
        <w:tc>
          <w:tcPr>
            <w:tcW w:w="1678" w:type="dxa"/>
          </w:tcPr>
          <w:p w14:paraId="5C2F173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92 Setsuko Chuo-ku</w:t>
            </w:r>
          </w:p>
        </w:tc>
        <w:tc>
          <w:tcPr>
            <w:tcW w:w="1438" w:type="dxa"/>
          </w:tcPr>
          <w:p w14:paraId="159A85C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Osaka</w:t>
            </w:r>
          </w:p>
        </w:tc>
        <w:tc>
          <w:tcPr>
            <w:tcW w:w="1279" w:type="dxa"/>
          </w:tcPr>
          <w:p w14:paraId="640AF3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D74297F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66CD0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</w:t>
            </w:r>
          </w:p>
        </w:tc>
        <w:tc>
          <w:tcPr>
            <w:tcW w:w="2956" w:type="dxa"/>
          </w:tcPr>
          <w:p w14:paraId="67D3627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Pavlova, Ltd.</w:t>
            </w:r>
          </w:p>
        </w:tc>
        <w:tc>
          <w:tcPr>
            <w:tcW w:w="1645" w:type="dxa"/>
          </w:tcPr>
          <w:p w14:paraId="337698C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Ian Devling</w:t>
            </w:r>
          </w:p>
        </w:tc>
        <w:tc>
          <w:tcPr>
            <w:tcW w:w="1678" w:type="dxa"/>
          </w:tcPr>
          <w:p w14:paraId="67CEC5D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74 Rose St. Moonie Ponds</w:t>
            </w:r>
          </w:p>
        </w:tc>
        <w:tc>
          <w:tcPr>
            <w:tcW w:w="1438" w:type="dxa"/>
          </w:tcPr>
          <w:p w14:paraId="02884C2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Melbourne</w:t>
            </w:r>
          </w:p>
        </w:tc>
        <w:tc>
          <w:tcPr>
            <w:tcW w:w="1279" w:type="dxa"/>
          </w:tcPr>
          <w:p w14:paraId="41DF4558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Australia</w:t>
            </w:r>
          </w:p>
        </w:tc>
      </w:tr>
      <w:tr w:rsidR="00717768" w:rsidRPr="00700675" w14:paraId="65ABE983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C68C68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8</w:t>
            </w:r>
          </w:p>
        </w:tc>
        <w:tc>
          <w:tcPr>
            <w:tcW w:w="2956" w:type="dxa"/>
          </w:tcPr>
          <w:p w14:paraId="3A94F7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Specialty Biscuits, Ltd.</w:t>
            </w:r>
          </w:p>
        </w:tc>
        <w:tc>
          <w:tcPr>
            <w:tcW w:w="1645" w:type="dxa"/>
          </w:tcPr>
          <w:p w14:paraId="7FDEDD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Peter Wilson</w:t>
            </w:r>
          </w:p>
        </w:tc>
        <w:tc>
          <w:tcPr>
            <w:tcW w:w="1678" w:type="dxa"/>
          </w:tcPr>
          <w:p w14:paraId="23F08D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29 King's Way</w:t>
            </w:r>
          </w:p>
        </w:tc>
        <w:tc>
          <w:tcPr>
            <w:tcW w:w="1438" w:type="dxa"/>
          </w:tcPr>
          <w:p w14:paraId="5E684AB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Manchester</w:t>
            </w:r>
          </w:p>
        </w:tc>
        <w:tc>
          <w:tcPr>
            <w:tcW w:w="1279" w:type="dxa"/>
          </w:tcPr>
          <w:p w14:paraId="6207F0C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23C78543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0F2A38C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</w:t>
            </w:r>
          </w:p>
        </w:tc>
        <w:tc>
          <w:tcPr>
            <w:tcW w:w="2956" w:type="dxa"/>
          </w:tcPr>
          <w:p w14:paraId="61D1239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PB Knäckebröd AB</w:t>
            </w:r>
          </w:p>
        </w:tc>
        <w:tc>
          <w:tcPr>
            <w:tcW w:w="1645" w:type="dxa"/>
          </w:tcPr>
          <w:p w14:paraId="2F4FA7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Lars Peterson</w:t>
            </w:r>
          </w:p>
        </w:tc>
        <w:tc>
          <w:tcPr>
            <w:tcW w:w="1678" w:type="dxa"/>
          </w:tcPr>
          <w:p w14:paraId="1DE19F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Kaloadagatan 13</w:t>
            </w:r>
          </w:p>
        </w:tc>
        <w:tc>
          <w:tcPr>
            <w:tcW w:w="1438" w:type="dxa"/>
          </w:tcPr>
          <w:p w14:paraId="73B6756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Göteborg</w:t>
            </w:r>
          </w:p>
        </w:tc>
        <w:tc>
          <w:tcPr>
            <w:tcW w:w="1279" w:type="dxa"/>
          </w:tcPr>
          <w:p w14:paraId="39C3B36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Sweden </w:t>
            </w:r>
          </w:p>
        </w:tc>
      </w:tr>
      <w:tr w:rsidR="00717768" w:rsidRPr="00700675" w14:paraId="5F7ECFB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850304F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10</w:t>
            </w:r>
          </w:p>
        </w:tc>
        <w:tc>
          <w:tcPr>
            <w:tcW w:w="2956" w:type="dxa"/>
          </w:tcPr>
          <w:p w14:paraId="775A1FC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Refrescos Americanas LTDA</w:t>
            </w:r>
          </w:p>
        </w:tc>
        <w:tc>
          <w:tcPr>
            <w:tcW w:w="1645" w:type="dxa"/>
          </w:tcPr>
          <w:p w14:paraId="578261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Carlos Diaz</w:t>
            </w:r>
          </w:p>
        </w:tc>
        <w:tc>
          <w:tcPr>
            <w:tcW w:w="1678" w:type="dxa"/>
          </w:tcPr>
          <w:p w14:paraId="3FD3D85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Av. das Americanas 12.890</w:t>
            </w:r>
          </w:p>
        </w:tc>
        <w:tc>
          <w:tcPr>
            <w:tcW w:w="1438" w:type="dxa"/>
          </w:tcPr>
          <w:p w14:paraId="3D1E8C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São Paulo</w:t>
            </w:r>
          </w:p>
        </w:tc>
        <w:tc>
          <w:tcPr>
            <w:tcW w:w="1279" w:type="dxa"/>
          </w:tcPr>
          <w:p w14:paraId="57F7FBA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Brazil</w:t>
            </w:r>
          </w:p>
        </w:tc>
      </w:tr>
      <w:tr w:rsidR="00717768" w:rsidRPr="00700675" w14:paraId="3D202CD5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EF2D42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11</w:t>
            </w:r>
          </w:p>
        </w:tc>
        <w:tc>
          <w:tcPr>
            <w:tcW w:w="2956" w:type="dxa"/>
          </w:tcPr>
          <w:p w14:paraId="64C2AD7E" w14:textId="77777777" w:rsidR="00717768" w:rsidRPr="00E24059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AT"/>
              </w:rPr>
            </w:pPr>
            <w:r w:rsidRPr="00E24059">
              <w:rPr>
                <w:noProof/>
                <w:sz w:val="22"/>
                <w:szCs w:val="22"/>
                <w:lang w:val="de-AT"/>
              </w:rPr>
              <w:t>Heli Süßwaren GmbH &amp; Co. KG</w:t>
            </w:r>
          </w:p>
        </w:tc>
        <w:tc>
          <w:tcPr>
            <w:tcW w:w="1645" w:type="dxa"/>
          </w:tcPr>
          <w:p w14:paraId="1B86B13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Petra Winkler</w:t>
            </w:r>
          </w:p>
        </w:tc>
        <w:tc>
          <w:tcPr>
            <w:tcW w:w="1678" w:type="dxa"/>
          </w:tcPr>
          <w:p w14:paraId="194A2B4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Tiergartenstraße 5</w:t>
            </w:r>
          </w:p>
        </w:tc>
        <w:tc>
          <w:tcPr>
            <w:tcW w:w="1438" w:type="dxa"/>
          </w:tcPr>
          <w:p w14:paraId="4D6C27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Berlin</w:t>
            </w:r>
          </w:p>
        </w:tc>
        <w:tc>
          <w:tcPr>
            <w:tcW w:w="1279" w:type="dxa"/>
          </w:tcPr>
          <w:p w14:paraId="492F782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0374FC3E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664AC9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12</w:t>
            </w:r>
          </w:p>
        </w:tc>
        <w:tc>
          <w:tcPr>
            <w:tcW w:w="2956" w:type="dxa"/>
          </w:tcPr>
          <w:p w14:paraId="2F3ED6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Plutzer Lebensmittelgroßmärkte AG</w:t>
            </w:r>
          </w:p>
        </w:tc>
        <w:tc>
          <w:tcPr>
            <w:tcW w:w="1645" w:type="dxa"/>
          </w:tcPr>
          <w:p w14:paraId="18BAD9EA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Martin Bein</w:t>
            </w:r>
          </w:p>
        </w:tc>
        <w:tc>
          <w:tcPr>
            <w:tcW w:w="1678" w:type="dxa"/>
          </w:tcPr>
          <w:p w14:paraId="534699E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Bogenallee 51</w:t>
            </w:r>
          </w:p>
        </w:tc>
        <w:tc>
          <w:tcPr>
            <w:tcW w:w="1438" w:type="dxa"/>
          </w:tcPr>
          <w:p w14:paraId="568C3AF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Frankfurt</w:t>
            </w:r>
          </w:p>
        </w:tc>
        <w:tc>
          <w:tcPr>
            <w:tcW w:w="1279" w:type="dxa"/>
          </w:tcPr>
          <w:p w14:paraId="5CBE1693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391D08B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9FD8D2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13</w:t>
            </w:r>
          </w:p>
        </w:tc>
        <w:tc>
          <w:tcPr>
            <w:tcW w:w="2956" w:type="dxa"/>
          </w:tcPr>
          <w:p w14:paraId="4F1CAE3D" w14:textId="77777777" w:rsidR="00717768" w:rsidRPr="00D66DB2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DE"/>
              </w:rPr>
            </w:pPr>
            <w:r w:rsidRPr="00D66DB2">
              <w:rPr>
                <w:noProof/>
                <w:sz w:val="22"/>
                <w:szCs w:val="22"/>
                <w:lang w:val="de-DE"/>
              </w:rPr>
              <w:t>Nord-Ost-Fisch Handelsgesellschaft mbH</w:t>
            </w:r>
          </w:p>
        </w:tc>
        <w:tc>
          <w:tcPr>
            <w:tcW w:w="1645" w:type="dxa"/>
          </w:tcPr>
          <w:p w14:paraId="1A55464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 Petersen</w:t>
            </w:r>
          </w:p>
        </w:tc>
        <w:tc>
          <w:tcPr>
            <w:tcW w:w="1678" w:type="dxa"/>
          </w:tcPr>
          <w:p w14:paraId="5476161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15"/>
            <w:r w:rsidRPr="00700675">
              <w:rPr>
                <w:noProof/>
                <w:sz w:val="22"/>
                <w:szCs w:val="22"/>
              </w:rPr>
              <w:t>Frahmredder 112a</w:t>
            </w:r>
            <w:commentRangeEnd w:id="15"/>
            <w:r w:rsidR="006D04DC" w:rsidRPr="00700675">
              <w:rPr>
                <w:rStyle w:val="CommentReference"/>
                <w:sz w:val="22"/>
                <w:szCs w:val="22"/>
              </w:rPr>
              <w:commentReference w:id="15"/>
            </w:r>
          </w:p>
        </w:tc>
        <w:tc>
          <w:tcPr>
            <w:tcW w:w="1438" w:type="dxa"/>
          </w:tcPr>
          <w:p w14:paraId="513B4E3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Cuxhaven</w:t>
            </w:r>
          </w:p>
        </w:tc>
        <w:tc>
          <w:tcPr>
            <w:tcW w:w="1279" w:type="dxa"/>
          </w:tcPr>
          <w:p w14:paraId="6B33B11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73AA98EA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E4DE4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14</w:t>
            </w:r>
          </w:p>
        </w:tc>
        <w:tc>
          <w:tcPr>
            <w:tcW w:w="2956" w:type="dxa"/>
          </w:tcPr>
          <w:p w14:paraId="4C2F21C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Formaggi Fortini s.r.l.</w:t>
            </w:r>
          </w:p>
        </w:tc>
        <w:tc>
          <w:tcPr>
            <w:tcW w:w="1645" w:type="dxa"/>
          </w:tcPr>
          <w:p w14:paraId="4730AC8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Elio Rossi</w:t>
            </w:r>
          </w:p>
        </w:tc>
        <w:tc>
          <w:tcPr>
            <w:tcW w:w="1678" w:type="dxa"/>
          </w:tcPr>
          <w:p w14:paraId="3157CF4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Viale Dante, 75</w:t>
            </w:r>
          </w:p>
        </w:tc>
        <w:tc>
          <w:tcPr>
            <w:tcW w:w="1438" w:type="dxa"/>
          </w:tcPr>
          <w:p w14:paraId="10B8740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Ravenna</w:t>
            </w:r>
          </w:p>
        </w:tc>
        <w:tc>
          <w:tcPr>
            <w:tcW w:w="1279" w:type="dxa"/>
          </w:tcPr>
          <w:p w14:paraId="0F48B73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Italy</w:t>
            </w:r>
          </w:p>
        </w:tc>
      </w:tr>
      <w:tr w:rsidR="00717768" w:rsidRPr="00700675" w14:paraId="3D8686C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2B94F94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15</w:t>
            </w:r>
          </w:p>
        </w:tc>
        <w:tc>
          <w:tcPr>
            <w:tcW w:w="2956" w:type="dxa"/>
          </w:tcPr>
          <w:p w14:paraId="4A2EC34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Norske Meierier</w:t>
            </w:r>
          </w:p>
        </w:tc>
        <w:tc>
          <w:tcPr>
            <w:tcW w:w="1645" w:type="dxa"/>
          </w:tcPr>
          <w:p w14:paraId="7F070F0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Beate Vileid</w:t>
            </w:r>
          </w:p>
        </w:tc>
        <w:tc>
          <w:tcPr>
            <w:tcW w:w="1678" w:type="dxa"/>
          </w:tcPr>
          <w:p w14:paraId="4CD95AC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Hatlevegen 5</w:t>
            </w:r>
          </w:p>
        </w:tc>
        <w:tc>
          <w:tcPr>
            <w:tcW w:w="1438" w:type="dxa"/>
          </w:tcPr>
          <w:p w14:paraId="497BBA3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Sandvika</w:t>
            </w:r>
          </w:p>
        </w:tc>
        <w:tc>
          <w:tcPr>
            <w:tcW w:w="1279" w:type="dxa"/>
          </w:tcPr>
          <w:p w14:paraId="2AA2AAF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Norway</w:t>
            </w:r>
          </w:p>
        </w:tc>
      </w:tr>
      <w:tr w:rsidR="00717768" w:rsidRPr="00700675" w14:paraId="2ABE925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EE269C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16</w:t>
            </w:r>
          </w:p>
        </w:tc>
        <w:tc>
          <w:tcPr>
            <w:tcW w:w="2956" w:type="dxa"/>
          </w:tcPr>
          <w:p w14:paraId="074C1B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Bigfoot Breweries</w:t>
            </w:r>
          </w:p>
        </w:tc>
        <w:tc>
          <w:tcPr>
            <w:tcW w:w="1645" w:type="dxa"/>
          </w:tcPr>
          <w:p w14:paraId="0DB83B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Cheryl Saylor</w:t>
            </w:r>
          </w:p>
        </w:tc>
        <w:tc>
          <w:tcPr>
            <w:tcW w:w="1678" w:type="dxa"/>
          </w:tcPr>
          <w:p w14:paraId="6FC667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3400 - 8th Avenue Suite 210</w:t>
            </w:r>
          </w:p>
        </w:tc>
        <w:tc>
          <w:tcPr>
            <w:tcW w:w="1438" w:type="dxa"/>
          </w:tcPr>
          <w:p w14:paraId="297CDA56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Bend</w:t>
            </w:r>
          </w:p>
        </w:tc>
        <w:tc>
          <w:tcPr>
            <w:tcW w:w="1279" w:type="dxa"/>
          </w:tcPr>
          <w:p w14:paraId="35D0EA7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603CBFC6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00202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17</w:t>
            </w:r>
          </w:p>
        </w:tc>
        <w:tc>
          <w:tcPr>
            <w:tcW w:w="2956" w:type="dxa"/>
          </w:tcPr>
          <w:p w14:paraId="5BDDE27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Svensk Sjöföda AB</w:t>
            </w:r>
          </w:p>
        </w:tc>
        <w:tc>
          <w:tcPr>
            <w:tcW w:w="1645" w:type="dxa"/>
          </w:tcPr>
          <w:p w14:paraId="6A44C9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Michael Björn</w:t>
            </w:r>
          </w:p>
        </w:tc>
        <w:tc>
          <w:tcPr>
            <w:tcW w:w="1678" w:type="dxa"/>
          </w:tcPr>
          <w:p w14:paraId="6BE442F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Brovallavägen 231</w:t>
            </w:r>
          </w:p>
        </w:tc>
        <w:tc>
          <w:tcPr>
            <w:tcW w:w="1438" w:type="dxa"/>
          </w:tcPr>
          <w:p w14:paraId="2EEABB8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Stockholm</w:t>
            </w:r>
          </w:p>
        </w:tc>
        <w:tc>
          <w:tcPr>
            <w:tcW w:w="1279" w:type="dxa"/>
          </w:tcPr>
          <w:p w14:paraId="7E2804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Sweden</w:t>
            </w:r>
          </w:p>
        </w:tc>
      </w:tr>
      <w:tr w:rsidR="00717768" w:rsidRPr="00700675" w14:paraId="1344CAE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5F42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18</w:t>
            </w:r>
          </w:p>
        </w:tc>
        <w:tc>
          <w:tcPr>
            <w:tcW w:w="2956" w:type="dxa"/>
          </w:tcPr>
          <w:p w14:paraId="34C48B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Aux joyeux ecclésiastiques</w:t>
            </w:r>
          </w:p>
        </w:tc>
        <w:tc>
          <w:tcPr>
            <w:tcW w:w="1645" w:type="dxa"/>
          </w:tcPr>
          <w:p w14:paraId="732B9FE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Guylène Nodier</w:t>
            </w:r>
          </w:p>
        </w:tc>
        <w:tc>
          <w:tcPr>
            <w:tcW w:w="1678" w:type="dxa"/>
          </w:tcPr>
          <w:p w14:paraId="6BA34E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203, Rue des Francs-Bourgeois</w:t>
            </w:r>
          </w:p>
        </w:tc>
        <w:tc>
          <w:tcPr>
            <w:tcW w:w="1438" w:type="dxa"/>
          </w:tcPr>
          <w:p w14:paraId="72FE7A9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Paris</w:t>
            </w:r>
          </w:p>
        </w:tc>
        <w:tc>
          <w:tcPr>
            <w:tcW w:w="1279" w:type="dxa"/>
          </w:tcPr>
          <w:p w14:paraId="27B2D9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France</w:t>
            </w:r>
          </w:p>
        </w:tc>
      </w:tr>
      <w:tr w:rsidR="00717768" w:rsidRPr="00700675" w14:paraId="66F9F044" w14:textId="77777777" w:rsidTr="000C2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12906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19</w:t>
            </w:r>
          </w:p>
        </w:tc>
        <w:tc>
          <w:tcPr>
            <w:tcW w:w="2956" w:type="dxa"/>
          </w:tcPr>
          <w:p w14:paraId="2DF08BA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England Seafood Cannery</w:t>
            </w:r>
          </w:p>
        </w:tc>
        <w:tc>
          <w:tcPr>
            <w:tcW w:w="1645" w:type="dxa"/>
          </w:tcPr>
          <w:p w14:paraId="002B84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Robb Merchant</w:t>
            </w:r>
          </w:p>
        </w:tc>
        <w:tc>
          <w:tcPr>
            <w:tcW w:w="1678" w:type="dxa"/>
          </w:tcPr>
          <w:p w14:paraId="208EB5D9" w14:textId="77777777" w:rsidR="00374AF3" w:rsidRPr="00700675" w:rsidRDefault="00374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Order Processing Dept.</w:t>
            </w:r>
          </w:p>
          <w:p w14:paraId="1DE312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2100 Paul Revere Blvd.</w:t>
            </w:r>
          </w:p>
        </w:tc>
        <w:tc>
          <w:tcPr>
            <w:tcW w:w="1438" w:type="dxa"/>
          </w:tcPr>
          <w:p w14:paraId="2B3AA0F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Boston</w:t>
            </w:r>
          </w:p>
        </w:tc>
        <w:tc>
          <w:tcPr>
            <w:tcW w:w="1279" w:type="dxa"/>
          </w:tcPr>
          <w:p w14:paraId="033D6FE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USA</w:t>
            </w:r>
          </w:p>
        </w:tc>
      </w:tr>
    </w:tbl>
    <w:p w14:paraId="1D833F44" w14:textId="77777777" w:rsidR="00717768" w:rsidRDefault="00717768" w:rsidP="000C25A3">
      <w:pPr>
        <w:pStyle w:val="t"/>
      </w:pPr>
    </w:p>
    <w:p w14:paraId="4F1EE706" w14:textId="77777777" w:rsidR="00317063" w:rsidRDefault="00317063" w:rsidP="000C25A3">
      <w:pPr>
        <w:pStyle w:val="t"/>
      </w:pPr>
    </w:p>
    <w:p w14:paraId="57256396" w14:textId="77777777" w:rsidR="00BF6514" w:rsidRDefault="00BF6514" w:rsidP="000C25A3">
      <w:pPr>
        <w:pStyle w:val="t"/>
      </w:pPr>
    </w:p>
    <w:p w14:paraId="54B6099C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</w:p>
    <w:p w14:paraId="669B7DC9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  <w:r>
        <w:rPr>
          <w:noProof/>
          <w:color w:val="333333"/>
        </w:rPr>
        <mc:AlternateContent>
          <mc:Choice Requires="wps">
            <w:drawing>
              <wp:inline distT="0" distB="0" distL="0" distR="0" wp14:anchorId="1093F7BE" wp14:editId="1793F73D">
                <wp:extent cx="6238875" cy="381000"/>
                <wp:effectExtent l="0" t="0" r="2857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C32F5" w14:textId="77777777" w:rsidR="00317063" w:rsidRDefault="00317063" w:rsidP="00317063">
                            <w:pPr>
                              <w:pStyle w:val="NormalWeb"/>
                              <w:spacing w:line="360" w:lineRule="auto"/>
                            </w:pPr>
                            <w:r w:rsidRPr="00376B50">
                              <w:rPr>
                                <w:lang w:val="it-IT"/>
                              </w:rPr>
                              <w:t xml:space="preserve">The </w:t>
                            </w:r>
                            <w:r w:rsidRPr="00376B50">
                              <w:rPr>
                                <w:u w:val="dash"/>
                                <w:lang w:val="it-IT"/>
                              </w:rPr>
                              <w:t>Northwind sample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database (</w:t>
                            </w:r>
                            <w:r w:rsidRPr="00376B50">
                              <w:rPr>
                                <w:u w:val="dashDotDotHeavy"/>
                                <w:lang w:val="it-IT"/>
                              </w:rPr>
                              <w:t>Northwind.mdb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) is included with </w:t>
                            </w:r>
                            <w:r w:rsidRPr="00376B50">
                              <w:rPr>
                                <w:u w:val="dashDotHeavy"/>
                                <w:lang w:val="it-IT"/>
                              </w:rPr>
                              <w:t>all versions of Access</w:t>
                            </w:r>
                            <w:r w:rsidRPr="00376B50">
                              <w:rPr>
                                <w:lang w:val="it-IT"/>
                              </w:rPr>
                              <w:t>. It provides data you can</w:t>
                            </w:r>
                            <w:r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u w:val="dashedHeavy"/>
                                <w:lang w:val="it-IT"/>
                              </w:rPr>
                              <w:t>experiment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with and </w:t>
                            </w:r>
                            <w:r w:rsidRPr="00376B50">
                              <w:rPr>
                                <w:u w:val="dashLong"/>
                                <w:lang w:val="it-IT"/>
                              </w:rPr>
                              <w:t>database objects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that </w:t>
                            </w:r>
                            <w:r w:rsidRPr="00376B50">
                              <w:rPr>
                                <w:u w:val="dashLongHeavy"/>
                                <w:lang w:val="it-IT"/>
                              </w:rPr>
                              <w:t>demonstrate features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you might want to </w:t>
                            </w:r>
                            <w:r w:rsidRPr="00376B50">
                              <w:rPr>
                                <w:u w:val="dotDash"/>
                                <w:lang w:val="it-IT"/>
                              </w:rPr>
                              <w:t>implement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in your own</w:t>
                            </w:r>
                            <w:r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databases. </w:t>
                            </w:r>
                            <w:r w:rsidRPr="00376B50">
                              <w:rPr>
                                <w:u w:val="dotDotDash"/>
                                <w:lang w:val="it-IT"/>
                              </w:rPr>
                              <w:t>Using Northwind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you can </w:t>
                            </w:r>
                            <w:r w:rsidRPr="00376B50">
                              <w:rPr>
                                <w:u w:val="dotted"/>
                                <w:lang w:val="it-IT"/>
                              </w:rPr>
                              <w:t>become familiar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with how a </w:t>
                            </w:r>
                            <w:r w:rsidRPr="00376B50">
                              <w:rPr>
                                <w:u w:val="dottedHeavy"/>
                                <w:lang w:val="it-IT"/>
                              </w:rPr>
                              <w:t>relational database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is structured and how the</w:t>
                            </w:r>
                            <w:r w:rsidRPr="009E02D7"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u w:val="double"/>
                                <w:lang w:val="it-IT"/>
                              </w:rPr>
                              <w:t>database objects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work together to help you </w:t>
                            </w:r>
                            <w:r w:rsidRPr="00376B50">
                              <w:rPr>
                                <w:u w:val="wavyHeavy"/>
                                <w:lang w:val="it-IT"/>
                              </w:rPr>
                              <w:t>enter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</w:t>
                            </w:r>
                            <w:r w:rsidRPr="00376B50">
                              <w:rPr>
                                <w:u w:val="thick"/>
                                <w:lang w:val="it-IT"/>
                              </w:rPr>
                              <w:t>store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</w:t>
                            </w:r>
                            <w:r w:rsidRPr="00376B50">
                              <w:rPr>
                                <w:u w:val="wave"/>
                                <w:lang w:val="it-IT"/>
                              </w:rPr>
                              <w:t>manipulate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and </w:t>
                            </w:r>
                            <w:r w:rsidRPr="00376B50">
                              <w:rPr>
                                <w:u w:val="wavyDouble"/>
                                <w:lang w:val="it-IT"/>
                              </w:rPr>
                              <w:t>print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your data</w:t>
                            </w:r>
                            <w:r w:rsidRPr="00376B5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3F7BE" id="Text Box 1" o:spid="_x0000_s1027" type="#_x0000_t202" style="width:491.2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" fillcolor="white [3201]" strokeweight=".5pt">
                <v:textbox style="mso-fit-shape-to-text:t">
                  <w:txbxContent>
                    <w:p w14:paraId="39EC32F5" w14:textId="77777777" w:rsidR="00317063" w:rsidRDefault="00317063" w:rsidP="00317063">
                      <w:pPr>
                        <w:pStyle w:val="NormalWeb"/>
                        <w:spacing w:line="360" w:lineRule="auto"/>
                      </w:pPr>
                      <w:r w:rsidRPr="00376B50">
                        <w:rPr>
                          <w:lang w:val="it-IT"/>
                        </w:rPr>
                        <w:t xml:space="preserve">The </w:t>
                      </w:r>
                      <w:r w:rsidRPr="00376B50">
                        <w:rPr>
                          <w:u w:val="dash"/>
                          <w:lang w:val="it-IT"/>
                        </w:rPr>
                        <w:t>Northwind sample</w:t>
                      </w:r>
                      <w:r w:rsidRPr="00376B50">
                        <w:rPr>
                          <w:lang w:val="it-IT"/>
                        </w:rPr>
                        <w:t xml:space="preserve"> database (</w:t>
                      </w:r>
                      <w:r w:rsidRPr="00376B50">
                        <w:rPr>
                          <w:u w:val="dashDotDotHeavy"/>
                          <w:lang w:val="it-IT"/>
                        </w:rPr>
                        <w:t>Northwind.mdb</w:t>
                      </w:r>
                      <w:r w:rsidRPr="00376B50">
                        <w:rPr>
                          <w:lang w:val="it-IT"/>
                        </w:rPr>
                        <w:t xml:space="preserve">) is included with </w:t>
                      </w:r>
                      <w:r w:rsidRPr="00376B50">
                        <w:rPr>
                          <w:u w:val="dashDotHeavy"/>
                          <w:lang w:val="it-IT"/>
                        </w:rPr>
                        <w:t>all versions of Access</w:t>
                      </w:r>
                      <w:r w:rsidRPr="00376B50">
                        <w:rPr>
                          <w:lang w:val="it-IT"/>
                        </w:rPr>
                        <w:t>. It provides data you can</w:t>
                      </w:r>
                      <w:r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u w:val="dashedHeavy"/>
                          <w:lang w:val="it-IT"/>
                        </w:rPr>
                        <w:t>experiment</w:t>
                      </w:r>
                      <w:r w:rsidRPr="00376B50">
                        <w:rPr>
                          <w:lang w:val="it-IT"/>
                        </w:rPr>
                        <w:t xml:space="preserve"> with and </w:t>
                      </w:r>
                      <w:r w:rsidRPr="00376B50">
                        <w:rPr>
                          <w:u w:val="dashLong"/>
                          <w:lang w:val="it-IT"/>
                        </w:rPr>
                        <w:t>database objects</w:t>
                      </w:r>
                      <w:r w:rsidRPr="00376B50">
                        <w:rPr>
                          <w:lang w:val="it-IT"/>
                        </w:rPr>
                        <w:t xml:space="preserve"> that </w:t>
                      </w:r>
                      <w:r w:rsidRPr="00376B50">
                        <w:rPr>
                          <w:u w:val="dashLongHeavy"/>
                          <w:lang w:val="it-IT"/>
                        </w:rPr>
                        <w:t>demonstrate features</w:t>
                      </w:r>
                      <w:r w:rsidRPr="00376B50">
                        <w:rPr>
                          <w:lang w:val="it-IT"/>
                        </w:rPr>
                        <w:t xml:space="preserve"> you might want to </w:t>
                      </w:r>
                      <w:r w:rsidRPr="00376B50">
                        <w:rPr>
                          <w:u w:val="dotDash"/>
                          <w:lang w:val="it-IT"/>
                        </w:rPr>
                        <w:t>implement</w:t>
                      </w:r>
                      <w:r w:rsidRPr="00376B50">
                        <w:rPr>
                          <w:lang w:val="it-IT"/>
                        </w:rPr>
                        <w:t xml:space="preserve"> in your own</w:t>
                      </w:r>
                      <w:r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lang w:val="it-IT"/>
                        </w:rPr>
                        <w:t xml:space="preserve">databases. </w:t>
                      </w:r>
                      <w:r w:rsidRPr="00376B50">
                        <w:rPr>
                          <w:u w:val="dotDotDash"/>
                          <w:lang w:val="it-IT"/>
                        </w:rPr>
                        <w:t>Using Northwind</w:t>
                      </w:r>
                      <w:r w:rsidRPr="00376B50">
                        <w:rPr>
                          <w:lang w:val="it-IT"/>
                        </w:rPr>
                        <w:t xml:space="preserve">, you can </w:t>
                      </w:r>
                      <w:r w:rsidRPr="00376B50">
                        <w:rPr>
                          <w:u w:val="dotted"/>
                          <w:lang w:val="it-IT"/>
                        </w:rPr>
                        <w:t>become familiar</w:t>
                      </w:r>
                      <w:r w:rsidRPr="00376B50">
                        <w:rPr>
                          <w:lang w:val="it-IT"/>
                        </w:rPr>
                        <w:t xml:space="preserve"> with how a </w:t>
                      </w:r>
                      <w:r w:rsidRPr="00376B50">
                        <w:rPr>
                          <w:u w:val="dottedHeavy"/>
                          <w:lang w:val="it-IT"/>
                        </w:rPr>
                        <w:t>relational database</w:t>
                      </w:r>
                      <w:r w:rsidRPr="00376B50">
                        <w:rPr>
                          <w:lang w:val="it-IT"/>
                        </w:rPr>
                        <w:t xml:space="preserve"> is structured and how the</w:t>
                      </w:r>
                      <w:r w:rsidRPr="009E02D7"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u w:val="double"/>
                          <w:lang w:val="it-IT"/>
                        </w:rPr>
                        <w:t>database objects</w:t>
                      </w:r>
                      <w:r w:rsidRPr="00376B50">
                        <w:rPr>
                          <w:lang w:val="it-IT"/>
                        </w:rPr>
                        <w:t xml:space="preserve"> work together to help you </w:t>
                      </w:r>
                      <w:r w:rsidRPr="00376B50">
                        <w:rPr>
                          <w:u w:val="wavyHeavy"/>
                          <w:lang w:val="it-IT"/>
                        </w:rPr>
                        <w:t>enter</w:t>
                      </w:r>
                      <w:r w:rsidRPr="00376B50">
                        <w:rPr>
                          <w:lang w:val="it-IT"/>
                        </w:rPr>
                        <w:t xml:space="preserve">, </w:t>
                      </w:r>
                      <w:r w:rsidRPr="00376B50">
                        <w:rPr>
                          <w:u w:val="thick"/>
                          <w:lang w:val="it-IT"/>
                        </w:rPr>
                        <w:t>store</w:t>
                      </w:r>
                      <w:r w:rsidRPr="00376B50">
                        <w:rPr>
                          <w:lang w:val="it-IT"/>
                        </w:rPr>
                        <w:t xml:space="preserve">, </w:t>
                      </w:r>
                      <w:r w:rsidRPr="00376B50">
                        <w:rPr>
                          <w:u w:val="wave"/>
                          <w:lang w:val="it-IT"/>
                        </w:rPr>
                        <w:t>manipulate</w:t>
                      </w:r>
                      <w:r w:rsidRPr="00376B50">
                        <w:rPr>
                          <w:lang w:val="it-IT"/>
                        </w:rPr>
                        <w:t xml:space="preserve">, and </w:t>
                      </w:r>
                      <w:r w:rsidRPr="00376B50">
                        <w:rPr>
                          <w:u w:val="wavyDouble"/>
                          <w:lang w:val="it-IT"/>
                        </w:rPr>
                        <w:t>print</w:t>
                      </w:r>
                      <w:r w:rsidRPr="00376B50">
                        <w:rPr>
                          <w:lang w:val="it-IT"/>
                        </w:rPr>
                        <w:t xml:space="preserve"> your data</w:t>
                      </w:r>
                      <w:r w:rsidRPr="00376B50"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ACC3DD" w14:textId="77777777" w:rsidR="00337F02" w:rsidRDefault="00337F02" w:rsidP="00337F02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2BE2BFD7" w14:textId="77777777" w:rsidR="00337F02" w:rsidRPr="00693CEA" w:rsidRDefault="00337F02" w:rsidP="00337F02">
      <w:pPr>
        <w:shd w:val="clear" w:color="auto" w:fill="FFFFFF"/>
        <w:spacing w:after="120"/>
        <w:jc w:val="center"/>
        <w:textAlignment w:val="baseline"/>
        <w:rPr>
          <w:b/>
          <w:bCs/>
          <w:color w:val="333333"/>
          <w:sz w:val="28"/>
          <w:szCs w:val="28"/>
          <w:lang w:val="en-IN" w:eastAsia="fr-FR"/>
        </w:rPr>
      </w:pPr>
      <w:r w:rsidRPr="00693CEA">
        <w:rPr>
          <w:b/>
          <w:bCs/>
          <w:color w:val="333333"/>
          <w:sz w:val="28"/>
          <w:szCs w:val="28"/>
          <w:lang w:val="en-IN" w:eastAsia="fr-FR"/>
        </w:rPr>
        <w:t>Software Development Life Cycle</w:t>
      </w:r>
    </w:p>
    <w:p w14:paraId="34E66AAE" w14:textId="77777777" w:rsidR="00337F02" w:rsidRPr="00D05AE6" w:rsidRDefault="00337F02" w:rsidP="00337F02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  <w:r>
        <w:rPr>
          <w:noProof/>
          <w:color w:val="333333"/>
          <w:lang w:val="es-MX" w:eastAsia="fr-F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9FC5DDC" wp14:editId="71C412D9">
                <wp:simplePos x="0" y="0"/>
                <wp:positionH relativeFrom="column">
                  <wp:posOffset>571500</wp:posOffset>
                </wp:positionH>
                <wp:positionV relativeFrom="paragraph">
                  <wp:posOffset>252730</wp:posOffset>
                </wp:positionV>
                <wp:extent cx="5003800" cy="4876800"/>
                <wp:effectExtent l="0" t="0" r="635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3800" cy="4876800"/>
                          <a:chOff x="0" y="0"/>
                          <a:chExt cx="5003800" cy="487680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69E255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Requirement 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65706" y="43803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3325D8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C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C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635000" y="111760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1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82741A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8213C7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5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1219200" y="2209800"/>
                            <a:ext cx="2501900" cy="488950"/>
                            <a:chOff x="0" y="12700"/>
                            <a:chExt cx="2501900" cy="488950"/>
                          </a:xfrm>
                        </wpg:grpSpPr>
                        <wps:wsp>
                          <wps:cNvPr id="24" name="Flowchart: Preparation 2"/>
                          <wps:cNvSpPr/>
                          <wps:spPr>
                            <a:xfrm>
                              <a:off x="0" y="1270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B24078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Development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81C539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803400" y="32956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27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A79782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Testing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B335B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030A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7030A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2501900" y="43878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31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679921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Maintenance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5"/>
                          <wps:cNvSpPr/>
                          <wps:spPr>
                            <a:xfrm>
                              <a:off x="65705" y="54754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8725F4" w14:textId="77777777" w:rsidR="00337F02" w:rsidRPr="00693CEA" w:rsidRDefault="00337F02" w:rsidP="00337F0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F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F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Graphic 55" descr="Arrow: Clockwise curve"/>
                        <wps:cNvSpPr/>
                        <wps:spPr>
                          <a:xfrm rot="9600000">
                            <a:off x="1295400" y="4191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55" descr="Arrow: Clockwise curve"/>
                        <wps:cNvSpPr/>
                        <wps:spPr>
                          <a:xfrm rot="9600000">
                            <a:off x="2514600" y="26162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55" descr="Arrow: Clockwise curve"/>
                        <wps:cNvSpPr/>
                        <wps:spPr>
                          <a:xfrm rot="9600000">
                            <a:off x="3175000" y="37020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55" descr="Arrow: Clockwise curve"/>
                        <wps:cNvSpPr/>
                        <wps:spPr>
                          <a:xfrm rot="9600000">
                            <a:off x="1968500" y="15303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C5DDC" id="Group 35" o:spid="_x0000_s1028" style="position:absolute;margin-left:45pt;margin-top:19.9pt;width:394pt;height:384pt;z-index:251657728;mso-position-horizontal-relative:text;mso-position-vertical-relative:text;mso-height-relative:margin" coordsize="50038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">
                <v:group id="Group 18" o:spid="_x0000_s1029" style="position:absolute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lowchart: Preparation 2" o:spid="_x0000_s1030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" adj="-11796480,,5400" path="m,5000l849,,8000,r2000,5000l8000,10000r-6000,l,5000xe" fillcolor="#ffc00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769E255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Requirement Analysis</w:t>
                          </w:r>
                        </w:p>
                      </w:txbxContent>
                    </v:textbox>
                  </v:shape>
                  <v:shape id="Rectangle 5" o:spid="_x0000_s1031" style="position:absolute;left:657;top:438;width:5823;height:3987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7A3325D8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  <w:color w:val="FFC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C00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" o:spid="_x0000_s1032" style="position:absolute;left:6350;top:11176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lowchart: Preparation 2" o:spid="_x0000_s1033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" adj="-11796480,,5400" path="m,5000l849,,8000,r2000,5000l8000,10000r-6000,l,5000xe" fillcolor="#00b05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0282741A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Design</w:t>
                          </w:r>
                        </w:p>
                      </w:txbxContent>
                    </v:textbox>
                  </v:shape>
                  <v:shape id="Rectangle 5" o:spid="_x0000_s1034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3B8213C7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5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3" o:spid="_x0000_s1035" style="position:absolute;left:12192;top:22098;width:25019;height:4889" coordorigin=",127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lowchart: Preparation 2" o:spid="_x0000_s1036" style="position:absolute;top:127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" adj="-11796480,,5400" path="m,5000l849,,8000,r2000,5000l8000,10000r-6000,l,5000xe" fillcolor="red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EB24078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Development</w:t>
                          </w:r>
                        </w:p>
                      </w:txbxContent>
                    </v:textbox>
                  </v:shape>
                  <v:shape id="Rectangle 5" o:spid="_x0000_s1037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1D81C539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26" o:spid="_x0000_s1038" style="position:absolute;left:18034;top:32956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lowchart: Preparation 2" o:spid="_x0000_s1039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" adj="-11796480,,5400" path="m,5000l849,,8000,r2000,5000l8000,10000r-6000,l,5000xe" fillcolor="#7030a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0CA79782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Testing</w:t>
                          </w:r>
                        </w:p>
                      </w:txbxContent>
                    </v:textbox>
                  </v:shape>
                  <v:shape id="Rectangle 5" o:spid="_x0000_s1040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123B335B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  <w:color w:val="7030A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7030A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29" o:spid="_x0000_s1041" style="position:absolute;left:25019;top:43878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lowchart: Preparation 2" o:spid="_x0000_s1042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" adj="-11796480,,5400" path="m,5000l849,,8000,r2000,5000l8000,10000r-6000,l,5000xe" fillcolor="#00b0f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6F679921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Maintenance</w:t>
                          </w:r>
                        </w:p>
                      </w:txbxContent>
                    </v:textbox>
                  </v:shape>
                  <v:shape id="Rectangle 5" o:spid="_x0000_s1043" style="position:absolute;left:657;top:547;width:5823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318725F4" w14:textId="77777777" w:rsidR="00337F02" w:rsidRPr="00693CEA" w:rsidRDefault="00337F02" w:rsidP="00337F02">
                          <w:pPr>
                            <w:jc w:val="center"/>
                            <w:rPr>
                              <w:b/>
                              <w:bCs/>
                              <w:color w:val="00B0F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F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Graphic 55" o:spid="_x0000_s1044" alt="Arrow: Clockwise curve" style="position:absolute;left:12954;top:4191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" path="m559594,712020v,,-228600,-71437,-228600,-476250l464344,235770,235744,7170c235744,4312,7144,235770,7144,235770r123825,c130969,236722,166211,622485,559594,712020xe" fillcolor="#00b05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5" alt="Arrow: Clockwise curve" style="position:absolute;left:25146;top:26162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" path="m559594,712020v,,-228600,-71437,-228600,-476250l464344,235770,235744,7170c235744,4312,7144,235770,7144,235770r123825,c130969,236722,166211,622485,559594,712020xe" fillcolor="#7030a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6" alt="Arrow: Clockwise curve" style="position:absolute;left:31750;top:37020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" path="m559594,712020v,,-228600,-71437,-228600,-476250l464344,235770,235744,7170c235744,4312,7144,235770,7144,235770r123825,c130969,236722,166211,622485,559594,712020xe" fillcolor="#00b0f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7" alt="Arrow: Clockwise curve" style="position:absolute;left:19685;top:15303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" path="m559594,712020v,,-228600,-71437,-228600,-476250l464344,235770,235744,7170c235744,4312,7144,235770,7144,235770r123825,c130969,236722,166211,622485,559594,712020xe" fillcolor="red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</v:group>
            </w:pict>
          </mc:Fallback>
        </mc:AlternateContent>
      </w:r>
    </w:p>
    <w:p w14:paraId="6232FD89" w14:textId="77777777" w:rsidR="00AF3F7D" w:rsidRDefault="00AF3F7D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179B5E69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501C1EE3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9B73CBB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2994B6A8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54A4CBF8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00D3112D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C4AB631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00904A37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3D128E2B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63C49EE7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6B22FE97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32F7E976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5EC439D0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54701FE0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155467E9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6BFA94F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376BE7A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2C5C3720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4E9E0E98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6D70B644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E02FB61" w14:textId="77777777" w:rsidR="00B67A72" w:rsidRDefault="00B67A72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006FC3B" w14:textId="77777777" w:rsidR="00B67A72" w:rsidRDefault="00B67A72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7B09BA6E" w14:textId="77777777" w:rsidR="000A2A49" w:rsidRDefault="000A2A49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tbl>
      <w:tblPr>
        <w:tblStyle w:val="TableGrid2"/>
        <w:tblW w:w="103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B67A72" w:rsidRPr="00A92693" w14:paraId="0A1BCDC1" w14:textId="77777777" w:rsidTr="0073645F">
        <w:trPr>
          <w:trHeight w:val="926"/>
        </w:trPr>
        <w:tc>
          <w:tcPr>
            <w:tcW w:w="10306" w:type="dxa"/>
          </w:tcPr>
          <w:p w14:paraId="31FE76AE" w14:textId="77777777" w:rsidR="00B67A72" w:rsidRPr="00A92693" w:rsidRDefault="00B67A72" w:rsidP="0073645F">
            <w:pPr>
              <w:rPr>
                <w:rFonts w:ascii="Calibri" w:hAnsi="Calibri" w:cs="Calibri"/>
                <w:sz w:val="20"/>
                <w:szCs w:val="20"/>
              </w:rPr>
            </w:pPr>
            <w:bookmarkStart w:id="16" w:name="_Hlk199184836"/>
            <w:r w:rsidRPr="00A92693">
              <w:rPr>
                <w:rFonts w:ascii="Calibri" w:hAnsi="Calibri" w:cs="Calibr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E75E2AA" wp14:editId="4B855AB7">
                      <wp:simplePos x="0" y="0"/>
                      <wp:positionH relativeFrom="column">
                        <wp:posOffset>-82641</wp:posOffset>
                      </wp:positionH>
                      <wp:positionV relativeFrom="paragraph">
                        <wp:posOffset>4536</wp:posOffset>
                      </wp:positionV>
                      <wp:extent cx="5969000" cy="571500"/>
                      <wp:effectExtent l="0" t="0" r="0" b="0"/>
                      <wp:wrapNone/>
                      <wp:docPr id="1142370594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C5043C" w14:textId="77777777" w:rsidR="00B67A72" w:rsidRPr="008261AA" w:rsidRDefault="00B67A72" w:rsidP="00B67A72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REGISTRATION 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E75E2AA" id="Rectangle 22" o:spid="_x0000_s1048" style="position:absolute;margin-left:-6.5pt;margin-top:.35pt;width:470pt;height:4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" filled="f" stroked="f" strokeweight="1pt">
                      <v:textbox>
                        <w:txbxContent>
                          <w:p w14:paraId="26C5043C" w14:textId="77777777" w:rsidR="00B67A72" w:rsidRPr="008261AA" w:rsidRDefault="00B67A72" w:rsidP="00B67A7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REGISTRATION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67A72" w:rsidRPr="00A92693" w14:paraId="0F9BEF72" w14:textId="77777777" w:rsidTr="0073645F">
        <w:trPr>
          <w:trHeight w:val="1968"/>
        </w:trPr>
        <w:tc>
          <w:tcPr>
            <w:tcW w:w="10306" w:type="dxa"/>
          </w:tcPr>
          <w:p w14:paraId="67B115BD" w14:textId="77777777" w:rsidR="00B67A72" w:rsidRPr="00A92693" w:rsidRDefault="00B67A72" w:rsidP="0073645F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71040" behindDoc="0" locked="0" layoutInCell="1" allowOverlap="1" wp14:anchorId="55F5F8D8" wp14:editId="5858528E">
                  <wp:simplePos x="0" y="0"/>
                  <wp:positionH relativeFrom="column">
                    <wp:posOffset>3712498</wp:posOffset>
                  </wp:positionH>
                  <wp:positionV relativeFrom="paragraph">
                    <wp:posOffset>123190</wp:posOffset>
                  </wp:positionV>
                  <wp:extent cx="2514600" cy="609600"/>
                  <wp:effectExtent l="0" t="0" r="0" b="0"/>
                  <wp:wrapNone/>
                  <wp:docPr id="1394652383" name="Picture 6" descr="A logo for a bicycle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215" name="Picture 6" descr="A logo for a bicycle compan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duotone>
                              <a:prstClr val="black"/>
                              <a:srgbClr val="FFFF0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F63F47E" wp14:editId="48A7569F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861604</wp:posOffset>
                      </wp:positionV>
                      <wp:extent cx="5016500" cy="368300"/>
                      <wp:effectExtent l="0" t="0" r="0" b="0"/>
                      <wp:wrapNone/>
                      <wp:docPr id="60674713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6500" cy="3683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ysClr val="window" lastClr="FFFFFF"/>
                                  </a:gs>
                                  <a:gs pos="26000">
                                    <a:srgbClr val="4472C4">
                                      <a:lumMod val="45000"/>
                                      <a:lumOff val="55000"/>
                                    </a:srgbClr>
                                  </a:gs>
                                  <a:gs pos="97000">
                                    <a:sysClr val="window" lastClr="FFFFFF"/>
                                  </a:gs>
                                  <a:gs pos="65000">
                                    <a:srgbClr val="4472C4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403142" w14:textId="77777777" w:rsidR="00B67A72" w:rsidRPr="008261AA" w:rsidRDefault="00B67A72" w:rsidP="00B67A72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  <w:t>Please read all instructions carefully before filling out the 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63F47E" id="Rectangle 7" o:spid="_x0000_s1049" style="position:absolute;left:0;text-align:left;margin-left:35.15pt;margin-top:67.85pt;width:395pt;height:2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" fillcolor="window" stroked="f" strokeweight="1pt">
                      <v:fill color2="window" rotate="t" colors="0 window;17039f #abc0e4;42598f #c7d5ed;63570f window" focus="100%" type="gradient"/>
                      <v:textbox>
                        <w:txbxContent>
                          <w:p w14:paraId="6F403142" w14:textId="77777777" w:rsidR="00B67A72" w:rsidRPr="008261AA" w:rsidRDefault="00B67A72" w:rsidP="00B67A72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Please read all instructions carefully before filling out the form.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67A72" w:rsidRPr="00A92693" w14:paraId="2DCFFFD9" w14:textId="77777777" w:rsidTr="0073645F">
        <w:trPr>
          <w:trHeight w:val="4506"/>
        </w:trPr>
        <w:tc>
          <w:tcPr>
            <w:tcW w:w="10306" w:type="dxa"/>
          </w:tcPr>
          <w:p w14:paraId="6C3D9E96" w14:textId="77777777" w:rsidR="00B67A72" w:rsidRDefault="00B67A72" w:rsidP="0073645F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12F9C6D9" w14:textId="77777777" w:rsidR="00B67A72" w:rsidRPr="00A92693" w:rsidRDefault="00B67A72" w:rsidP="0073645F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PERSONAL INFORMATION</w:t>
            </w:r>
          </w:p>
          <w:p w14:paraId="134E2B1B" w14:textId="77777777" w:rsidR="00B67A72" w:rsidRPr="00A92693" w:rsidRDefault="00B67A72" w:rsidP="0073645F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6B2EB3A" wp14:editId="28F6E544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199930</wp:posOffset>
                      </wp:positionV>
                      <wp:extent cx="3568700" cy="311785"/>
                      <wp:effectExtent l="0" t="0" r="12700" b="12065"/>
                      <wp:wrapNone/>
                      <wp:docPr id="1350817908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78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AEAB6A" w14:textId="77777777" w:rsidR="00B67A72" w:rsidRPr="00F562F3" w:rsidRDefault="00B67A72" w:rsidP="00B67A7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Andrew Fuller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B2EB3A" id="Rectangle 13" o:spid="_x0000_s1050" style="position:absolute;margin-left:59.6pt;margin-top:15.75pt;width:281pt;height:24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" fillcolor="window" strokecolor="#d0cece" strokeweight="1pt">
                      <v:fill r:id="rId23" o:title="" color2="#e7e6e6" type="pattern"/>
                      <v:textbox>
                        <w:txbxContent>
                          <w:p w14:paraId="0CAEAB6A" w14:textId="77777777" w:rsidR="00B67A72" w:rsidRPr="00F562F3" w:rsidRDefault="00B67A72" w:rsidP="00B67A72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Andrew Fuller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D86E18" w14:textId="77777777" w:rsidR="00B67A72" w:rsidRPr="00A92693" w:rsidRDefault="00B67A72" w:rsidP="0073645F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2C62956" wp14:editId="272C9499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446945</wp:posOffset>
                      </wp:positionV>
                      <wp:extent cx="3568700" cy="311150"/>
                      <wp:effectExtent l="0" t="0" r="12700" b="12700"/>
                      <wp:wrapNone/>
                      <wp:docPr id="610969789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3F2AD7E" w14:textId="77777777" w:rsidR="00B67A72" w:rsidRPr="00F562F3" w:rsidRDefault="00B67A72" w:rsidP="00B67A7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908 W. Capital Way</w:t>
                                  </w:r>
                                </w:p>
                                <w:p w14:paraId="2FF68627" w14:textId="77777777" w:rsidR="00B67A72" w:rsidRPr="008261AA" w:rsidRDefault="00B67A72" w:rsidP="00B67A72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1F8555AB" w14:textId="77777777" w:rsidR="00B67A72" w:rsidRDefault="00B67A72" w:rsidP="00B67A7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C62956" id="_x0000_s1051" style="position:absolute;margin-left:59.6pt;margin-top:35.2pt;width:281pt;height:24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" fillcolor="window" strokecolor="#d0cece" strokeweight="1pt">
                      <v:fill r:id="rId23" o:title="" color2="#e7e6e6" type="pattern"/>
                      <v:textbox>
                        <w:txbxContent>
                          <w:p w14:paraId="23F2AD7E" w14:textId="77777777" w:rsidR="00B67A72" w:rsidRPr="00F562F3" w:rsidRDefault="00B67A72" w:rsidP="00B67A72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908 W. Capital Way</w:t>
                            </w:r>
                          </w:p>
                          <w:p w14:paraId="2FF68627" w14:textId="77777777" w:rsidR="00B67A72" w:rsidRPr="008261AA" w:rsidRDefault="00B67A72" w:rsidP="00B67A72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1F8555AB" w14:textId="77777777" w:rsidR="00B67A72" w:rsidRDefault="00B67A72" w:rsidP="00B67A72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Name        :  </w:t>
            </w:r>
          </w:p>
          <w:p w14:paraId="62046CE7" w14:textId="77777777" w:rsidR="00B67A72" w:rsidRPr="00A92693" w:rsidRDefault="00B67A72" w:rsidP="0073645F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44D6894" wp14:editId="58B1DC0B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423450</wp:posOffset>
                      </wp:positionV>
                      <wp:extent cx="3568700" cy="311150"/>
                      <wp:effectExtent l="0" t="0" r="12700" b="12700"/>
                      <wp:wrapNone/>
                      <wp:docPr id="104227643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34503F" w14:textId="77777777" w:rsidR="00B67A72" w:rsidRPr="00F562F3" w:rsidRDefault="00B67A72" w:rsidP="00B67A7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WA, USA.</w:t>
                                  </w:r>
                                </w:p>
                                <w:p w14:paraId="46F75388" w14:textId="77777777" w:rsidR="00B67A72" w:rsidRPr="008261AA" w:rsidRDefault="00B67A72" w:rsidP="00B67A72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194C6FA9" w14:textId="77777777" w:rsidR="00B67A72" w:rsidRDefault="00B67A72" w:rsidP="00B67A7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4D6894" id="_x0000_s1052" style="position:absolute;margin-left:59.6pt;margin-top:33.35pt;width:281pt;height:24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5934503F" w14:textId="77777777" w:rsidR="00B67A72" w:rsidRPr="00F562F3" w:rsidRDefault="00B67A72" w:rsidP="00B67A72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WA, USA.</w:t>
                            </w:r>
                          </w:p>
                          <w:p w14:paraId="46F75388" w14:textId="77777777" w:rsidR="00B67A72" w:rsidRPr="008261AA" w:rsidRDefault="00B67A72" w:rsidP="00B67A72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194C6FA9" w14:textId="77777777" w:rsidR="00B67A72" w:rsidRDefault="00B67A72" w:rsidP="00B67A72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1 :</w:t>
            </w:r>
          </w:p>
          <w:p w14:paraId="5ED2C01E" w14:textId="77777777" w:rsidR="00B67A72" w:rsidRPr="00A92693" w:rsidRDefault="00B67A72" w:rsidP="0073645F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A536997" wp14:editId="2D06864C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452660</wp:posOffset>
                      </wp:positionV>
                      <wp:extent cx="3568700" cy="322580"/>
                      <wp:effectExtent l="0" t="0" r="12700" b="20320"/>
                      <wp:wrapNone/>
                      <wp:docPr id="400822684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258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646569" w14:textId="77777777" w:rsidR="00B67A72" w:rsidRPr="00F562F3" w:rsidRDefault="00B67A72" w:rsidP="00B67A7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hyperlink r:id="rId24" w:history="1">
                                    <w:r w:rsidRPr="00F562F3">
                                      <w:rPr>
                                        <w:rStyle w:val="Hyperlink"/>
                                        <w:rFonts w:ascii="Calibri" w:eastAsiaTheme="majorEastAsia" w:hAnsi="Calibri" w:cs="Calibri"/>
                                        <w:sz w:val="22"/>
                                        <w:szCs w:val="22"/>
                                      </w:rPr>
                                      <w:t>andrew@gmail.com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536997" id="_x0000_s1053" style="position:absolute;margin-left:59.6pt;margin-top:35.65pt;width:281pt;height:25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" fillcolor="window" strokecolor="#d0cece" strokeweight="1pt">
                      <v:fill r:id="rId23" o:title="" color2="#e7e6e6" type="pattern"/>
                      <v:textbox>
                        <w:txbxContent>
                          <w:p w14:paraId="24646569" w14:textId="77777777" w:rsidR="00B67A72" w:rsidRPr="00F562F3" w:rsidRDefault="00B67A72" w:rsidP="00B67A72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5" w:history="1">
                              <w:r w:rsidRPr="00F562F3">
                                <w:rPr>
                                  <w:rStyle w:val="Hyperlink"/>
                                  <w:rFonts w:ascii="Calibri" w:eastAsiaTheme="majorEastAsia" w:hAnsi="Calibri" w:cs="Calibri"/>
                                  <w:sz w:val="22"/>
                                  <w:szCs w:val="22"/>
                                </w:rPr>
                                <w:t>andrew@gmail.com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2 :</w:t>
            </w:r>
          </w:p>
          <w:p w14:paraId="562135CF" w14:textId="77777777" w:rsidR="00B67A72" w:rsidRPr="00A92693" w:rsidRDefault="00B67A72" w:rsidP="0073645F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6E5ACD2D" wp14:editId="2C7E20B3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413290</wp:posOffset>
                      </wp:positionV>
                      <wp:extent cx="3568700" cy="327025"/>
                      <wp:effectExtent l="0" t="0" r="12700" b="15875"/>
                      <wp:wrapNone/>
                      <wp:docPr id="132367201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702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933DC5" w14:textId="77777777" w:rsidR="00B67A72" w:rsidRPr="00F562F3" w:rsidRDefault="00B67A72" w:rsidP="00B67A7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+122-2222222</w:t>
                                  </w:r>
                                </w:p>
                                <w:p w14:paraId="3DB57320" w14:textId="77777777" w:rsidR="00B67A72" w:rsidRPr="008261AA" w:rsidRDefault="00B67A72" w:rsidP="00B67A72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5ACD2D" id="_x0000_s1054" style="position:absolute;margin-left:59.6pt;margin-top:32.55pt;width:281pt;height:25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" fillcolor="window" strokecolor="#d0cece" strokeweight="1pt">
                      <v:fill r:id="rId23" o:title="" color2="#e7e6e6" type="pattern"/>
                      <v:textbox>
                        <w:txbxContent>
                          <w:p w14:paraId="3A933DC5" w14:textId="77777777" w:rsidR="00B67A72" w:rsidRPr="00F562F3" w:rsidRDefault="00B67A72" w:rsidP="00B67A72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+122-2222222</w:t>
                            </w:r>
                          </w:p>
                          <w:p w14:paraId="3DB57320" w14:textId="77777777" w:rsidR="00B67A72" w:rsidRPr="008261AA" w:rsidRDefault="00B67A72" w:rsidP="00B67A72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Email         : </w:t>
            </w:r>
          </w:p>
          <w:p w14:paraId="531A2A27" w14:textId="77777777" w:rsidR="00B67A72" w:rsidRPr="00A92693" w:rsidRDefault="00B67A72" w:rsidP="0073645F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Phone       :</w: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br/>
            </w:r>
          </w:p>
        </w:tc>
      </w:tr>
      <w:tr w:rsidR="00B67A72" w:rsidRPr="00A92693" w14:paraId="08915DE5" w14:textId="77777777" w:rsidTr="0073645F">
        <w:trPr>
          <w:trHeight w:val="2402"/>
        </w:trPr>
        <w:tc>
          <w:tcPr>
            <w:tcW w:w="10306" w:type="dxa"/>
          </w:tcPr>
          <w:p w14:paraId="1F96EDF8" w14:textId="77777777" w:rsidR="00B67A72" w:rsidRDefault="00B67A72" w:rsidP="0073645F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7C33F72A" w14:textId="77777777" w:rsidR="00B67A72" w:rsidRPr="00A92693" w:rsidRDefault="00B67A72" w:rsidP="0073645F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APPROVAL WORKFLOW</w:t>
            </w:r>
          </w:p>
          <w:p w14:paraId="709E0FAC" w14:textId="77777777" w:rsidR="00B67A72" w:rsidRPr="00A92693" w:rsidRDefault="00B67A72" w:rsidP="0073645F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mc:AlternateContent>
                <mc:Choice Requires="wpc">
                  <w:drawing>
                    <wp:anchor distT="0" distB="0" distL="114300" distR="114300" simplePos="0" relativeHeight="251670016" behindDoc="0" locked="0" layoutInCell="1" allowOverlap="1" wp14:anchorId="7DB9357C" wp14:editId="4545DAAC">
                      <wp:simplePos x="0" y="0"/>
                      <wp:positionH relativeFrom="page">
                        <wp:posOffset>115102</wp:posOffset>
                      </wp:positionH>
                      <wp:positionV relativeFrom="page">
                        <wp:posOffset>548439</wp:posOffset>
                      </wp:positionV>
                      <wp:extent cx="5346700" cy="901700"/>
                      <wp:effectExtent l="0" t="0" r="6350" b="0"/>
                      <wp:wrapNone/>
                      <wp:docPr id="443213140" name="Canvas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schemeClr val="bg2"/>
                              </a:solidFill>
                            </wpc:bg>
                            <wpc:whole/>
                            <wps:wsp>
                              <wps:cNvPr id="1530647049" name="Arrow: Right 1530647049"/>
                              <wps:cNvSpPr/>
                              <wps:spPr>
                                <a:xfrm>
                                  <a:off x="1358900" y="254000"/>
                                  <a:ext cx="711200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819126" name="Rectangle 1054819126"/>
                              <wps:cNvSpPr/>
                              <wps:spPr>
                                <a:xfrm>
                                  <a:off x="2070099" y="172357"/>
                                  <a:ext cx="11547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50E742E" w14:textId="77777777" w:rsidR="00B67A72" w:rsidRPr="008261AA" w:rsidRDefault="00B67A72" w:rsidP="00B67A72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Administrative review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3773944" name="Arrow: Right 1673773944"/>
                              <wps:cNvSpPr/>
                              <wps:spPr>
                                <a:xfrm>
                                  <a:off x="3224892" y="254000"/>
                                  <a:ext cx="685799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367707" name="Rectangle 1028367707"/>
                              <wps:cNvSpPr/>
                              <wps:spPr>
                                <a:xfrm>
                                  <a:off x="3910693" y="171450"/>
                                  <a:ext cx="1040494" cy="565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68BF595" w14:textId="77777777" w:rsidR="00B67A72" w:rsidRPr="008261AA" w:rsidRDefault="00B67A72" w:rsidP="00B67A72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Final approval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774855" name="Rectangle 1086774855"/>
                              <wps:cNvSpPr/>
                              <wps:spPr>
                                <a:xfrm>
                                  <a:off x="326572" y="172357"/>
                                  <a:ext cx="10785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2592C20" w14:textId="77777777" w:rsidR="00B67A72" w:rsidRPr="008261AA" w:rsidRDefault="00B67A72" w:rsidP="00B67A72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Document submission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B9357C" id="Canvas 13" o:spid="_x0000_s1055" editas="canvas" style="position:absolute;margin-left:9.05pt;margin-top:43.2pt;width:421pt;height:71pt;z-index:251670016;mso-position-horizontal-relative:page;mso-position-vertical-relative:page" coordsize="53467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">
                      <v:shape id="_x0000_s1056" type="#_x0000_t75" style="position:absolute;width:53467;height:9017;visibility:visible;mso-wrap-style:square" filled="t" fillcolor="#eeece1 [3214]">
                        <v:fill o:detectmouseclick="t"/>
                        <v:path o:connecttype="none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530647049" o:spid="_x0000_s1057" type="#_x0000_t13" style="position:absolute;left:13589;top:2540;width:71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" adj="16971" fillcolor="#7f7f7f" strokecolor="#172c51" strokeweight="1pt"/>
                      <v:rect id="Rectangle 1054819126" o:spid="_x0000_s1058" style="position:absolute;left:20700;top:1723;width:11548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750E742E" w14:textId="77777777" w:rsidR="00B67A72" w:rsidRPr="008261AA" w:rsidRDefault="00B67A72" w:rsidP="00B67A72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Administrative review</w:t>
                              </w:r>
                            </w:p>
                          </w:txbxContent>
                        </v:textbox>
                      </v:rect>
                      <v:shape id="Arrow: Right 1673773944" o:spid="_x0000_s1059" type="#_x0000_t13" style="position:absolute;left:32248;top:2540;width:685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" adj="16800" fillcolor="#7f7f7f" strokecolor="#172c51" strokeweight="1pt"/>
                      <v:rect id="Rectangle 1028367707" o:spid="_x0000_s1060" style="position:absolute;left:39106;top:1714;width:10405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" fillcolor="#f2f2f2" strokecolor="#172c51" strokeweight="1pt">
                        <v:textbox>
                          <w:txbxContent>
                            <w:p w14:paraId="468BF595" w14:textId="77777777" w:rsidR="00B67A72" w:rsidRPr="008261AA" w:rsidRDefault="00B67A72" w:rsidP="00B67A72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Final approval</w:t>
                              </w:r>
                            </w:p>
                          </w:txbxContent>
                        </v:textbox>
                      </v:rect>
                      <v:rect id="Rectangle 1086774855" o:spid="_x0000_s1061" style="position:absolute;left:3265;top:1723;width:10786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02592C20" w14:textId="77777777" w:rsidR="00B67A72" w:rsidRPr="008261AA" w:rsidRDefault="00B67A72" w:rsidP="00B67A72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Document submission</w:t>
                              </w:r>
                            </w:p>
                          </w:txbxContent>
                        </v:textbox>
                      </v:rect>
                      <w10:wrap anchorx="page" anchory="page"/>
                    </v:group>
                  </w:pict>
                </mc:Fallback>
              </mc:AlternateContent>
            </w:r>
          </w:p>
          <w:p w14:paraId="7ACC3EC7" w14:textId="77777777" w:rsidR="00B67A72" w:rsidRPr="00A92693" w:rsidRDefault="00B67A72" w:rsidP="0073645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67A72" w:rsidRPr="00A92693" w14:paraId="16290372" w14:textId="77777777" w:rsidTr="0073645F">
        <w:trPr>
          <w:trHeight w:val="809"/>
        </w:trPr>
        <w:tc>
          <w:tcPr>
            <w:tcW w:w="10306" w:type="dxa"/>
          </w:tcPr>
          <w:p w14:paraId="4BCBC892" w14:textId="77777777" w:rsidR="00B67A72" w:rsidRDefault="00B67A72" w:rsidP="0073645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 w14:paraId="63DA7396" w14:textId="77777777" w:rsidR="00B67A72" w:rsidRDefault="00B67A72" w:rsidP="0073645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REQUIRED DOCUMENTS</w:t>
            </w:r>
          </w:p>
          <w:p w14:paraId="4E912692" w14:textId="77777777" w:rsidR="00B67A72" w:rsidRPr="004128FF" w:rsidRDefault="00B67A72" w:rsidP="00B67A72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Identity</w:t>
            </w:r>
          </w:p>
          <w:p w14:paraId="31818A27" w14:textId="77777777" w:rsidR="00B67A72" w:rsidRPr="004128FF" w:rsidRDefault="00B67A72" w:rsidP="00B67A72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Address</w:t>
            </w:r>
          </w:p>
          <w:p w14:paraId="519DCF36" w14:textId="77777777" w:rsidR="00B67A72" w:rsidRPr="00275578" w:rsidRDefault="00B67A72" w:rsidP="00B67A72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 w:rsidRPr="004128FF">
              <w:rPr>
                <w:rFonts w:asciiTheme="minorHAnsi" w:hAnsiTheme="minorHAnsi" w:cstheme="minorHAnsi"/>
              </w:rPr>
              <w:t>Passport Size Photo</w:t>
            </w:r>
          </w:p>
          <w:p w14:paraId="2E232AAD" w14:textId="77777777" w:rsidR="00B67A72" w:rsidRPr="00275578" w:rsidRDefault="00B67A72" w:rsidP="0073645F">
            <w:pPr>
              <w:spacing w:line="278" w:lineRule="auto"/>
            </w:pPr>
          </w:p>
        </w:tc>
      </w:tr>
      <w:bookmarkEnd w:id="16"/>
    </w:tbl>
    <w:p w14:paraId="727D81D1" w14:textId="77777777" w:rsidR="00947B31" w:rsidRPr="00D05AE6" w:rsidRDefault="00947B31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sectPr w:rsidR="00947B31" w:rsidRPr="00D05AE6" w:rsidSect="000F2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Dharani Thangarasu" w:date="2021-09-13T18:16:00Z" w:initials="DT">
    <w:p w14:paraId="65FA8F62" w14:textId="26BC6150" w:rsidR="006D04DC" w:rsidRDefault="006D04DC">
      <w:pPr>
        <w:pStyle w:val="CommentText"/>
      </w:pPr>
      <w:r>
        <w:rPr>
          <w:rStyle w:val="CommentReference"/>
        </w:rPr>
        <w:annotationRef/>
      </w:r>
      <w:r>
        <w:t>Please add some more contents.</w:t>
      </w:r>
    </w:p>
  </w:comment>
  <w:comment w:id="3" w:author="Ramaraj Marimuthu" w:date="2021-09-14T10:59:00Z" w:initials="RM">
    <w:p w14:paraId="0F9AD5CA" w14:textId="3FA586BC" w:rsidR="00321D17" w:rsidRDefault="00321D17">
      <w:pPr>
        <w:pStyle w:val="CommentText"/>
      </w:pPr>
      <w:r>
        <w:rPr>
          <w:rStyle w:val="CommentReference"/>
        </w:rPr>
        <w:annotationRef/>
      </w:r>
      <w:r>
        <w:t>Added new content</w:t>
      </w:r>
    </w:p>
  </w:comment>
  <w:comment w:id="12" w:author="Dharani Thangarasu" w:date="2021-09-13T18:17:00Z" w:initials="DT">
    <w:p w14:paraId="4D4FF907" w14:textId="55445A16" w:rsidR="006D04DC" w:rsidRDefault="006D04DC">
      <w:pPr>
        <w:pStyle w:val="CommentText"/>
      </w:pPr>
      <w:r>
        <w:rPr>
          <w:rStyle w:val="CommentReference"/>
        </w:rPr>
        <w:annotationRef/>
      </w:r>
      <w:r>
        <w:t>Is this is the right company name?</w:t>
      </w:r>
    </w:p>
  </w:comment>
  <w:comment w:id="13" w:author="Ramaraj Marimuthu" w:date="2021-09-14T11:00:00Z" w:initials="RM">
    <w:p w14:paraId="4906125C" w14:textId="744F38A5" w:rsidR="0094731B" w:rsidRDefault="0094731B">
      <w:pPr>
        <w:pStyle w:val="CommentText"/>
      </w:pPr>
      <w:r>
        <w:rPr>
          <w:rStyle w:val="CommentReference"/>
        </w:rPr>
        <w:annotationRef/>
      </w:r>
      <w:r>
        <w:t>No. Please modify the company name as we discussed.</w:t>
      </w:r>
    </w:p>
  </w:comment>
  <w:comment w:id="14" w:author="Dharani Thangarasu" w:date="2021-09-14T13:01:00Z" w:initials="DT">
    <w:p w14:paraId="6214AA4C" w14:textId="51587F72" w:rsidR="00AA0BF0" w:rsidRDefault="00AA0BF0">
      <w:pPr>
        <w:pStyle w:val="CommentText"/>
      </w:pPr>
      <w:r>
        <w:rPr>
          <w:rStyle w:val="CommentReference"/>
        </w:rPr>
        <w:annotationRef/>
      </w:r>
      <w:r>
        <w:t>Modified the company name.</w:t>
      </w:r>
    </w:p>
  </w:comment>
  <w:comment w:id="15" w:author="Dharani Thangarasu" w:date="2021-09-13T18:17:00Z" w:initials="DT">
    <w:p w14:paraId="3EEBE041" w14:textId="77777777" w:rsidR="006D04DC" w:rsidRDefault="006D04DC" w:rsidP="006D04DC">
      <w:pPr>
        <w:pStyle w:val="CommentText"/>
      </w:pPr>
      <w:r>
        <w:rPr>
          <w:rStyle w:val="CommentReference"/>
        </w:rPr>
        <w:annotationRef/>
      </w:r>
      <w:r>
        <w:t>Please modify the address like below,</w:t>
      </w:r>
    </w:p>
    <w:p w14:paraId="7A06F6DA" w14:textId="77777777" w:rsidR="006D04DC" w:rsidRDefault="006D04DC" w:rsidP="006D04DC">
      <w:pPr>
        <w:pStyle w:val="CommentText"/>
      </w:pPr>
    </w:p>
    <w:p w14:paraId="7838EFD8" w14:textId="77777777" w:rsidR="006D04DC" w:rsidRDefault="006D04DC" w:rsidP="006D04DC">
      <w:pPr>
        <w:pStyle w:val="CommentText"/>
        <w:rPr>
          <w:noProof/>
          <w:sz w:val="22"/>
          <w:szCs w:val="22"/>
        </w:rPr>
      </w:pPr>
      <w:r>
        <w:rPr>
          <w:noProof/>
          <w:sz w:val="22"/>
          <w:szCs w:val="22"/>
        </w:rPr>
        <w:t>9-8 Sekimai Musashino-shi,</w:t>
      </w:r>
    </w:p>
    <w:p w14:paraId="3B562BFA" w14:textId="77777777" w:rsidR="006D04DC" w:rsidRDefault="006D04DC" w:rsidP="006D04DC">
      <w:pPr>
        <w:pStyle w:val="CommentText"/>
        <w:rPr>
          <w:noProof/>
          <w:sz w:val="22"/>
          <w:szCs w:val="22"/>
        </w:rPr>
      </w:pPr>
      <w:r>
        <w:rPr>
          <w:noProof/>
          <w:sz w:val="22"/>
          <w:szCs w:val="22"/>
        </w:rPr>
        <w:t>707 Oxford Rd,</w:t>
      </w:r>
    </w:p>
    <w:p w14:paraId="73E1EF0F" w14:textId="77777777" w:rsidR="006D04DC" w:rsidRDefault="006D04DC" w:rsidP="006D04DC">
      <w:pPr>
        <w:pStyle w:val="CommentText"/>
        <w:rPr>
          <w:noProof/>
          <w:sz w:val="22"/>
          <w:szCs w:val="22"/>
        </w:rPr>
      </w:pPr>
      <w:r>
        <w:rPr>
          <w:noProof/>
          <w:sz w:val="22"/>
          <w:szCs w:val="22"/>
        </w:rPr>
        <w:t>Kaloadagatan, Göteborg,</w:t>
      </w:r>
    </w:p>
    <w:p w14:paraId="3CF7A872" w14:textId="3D9CF91A" w:rsidR="006D04DC" w:rsidRDefault="006D04DC" w:rsidP="006D04DC">
      <w:pPr>
        <w:pStyle w:val="CommentText"/>
      </w:pPr>
      <w:r>
        <w:rPr>
          <w:noProof/>
          <w:sz w:val="22"/>
          <w:szCs w:val="22"/>
        </w:rPr>
        <w:t>Sweden.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FA8F62" w15:done="0"/>
  <w15:commentEx w15:paraId="0F9AD5CA" w15:paraIdParent="65FA8F62" w15:done="0"/>
  <w15:commentEx w15:paraId="4D4FF907" w15:done="0"/>
  <w15:commentEx w15:paraId="4906125C" w15:paraIdParent="4D4FF907" w15:done="0"/>
  <w15:commentEx w15:paraId="6214AA4C" w15:paraIdParent="4D4FF907" w15:done="0"/>
  <w15:commentEx w15:paraId="3CF7A8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EA1405" w16cex:dateUtc="2021-09-13T12:46:00Z"/>
  <w16cex:commentExtensible w16cex:durableId="24EAFF03" w16cex:dateUtc="2021-09-14T05:29:00Z"/>
  <w16cex:commentExtensible w16cex:durableId="24EA1431" w16cex:dateUtc="2021-09-13T12:47:00Z"/>
  <w16cex:commentExtensible w16cex:durableId="24EAFF45" w16cex:dateUtc="2021-09-14T05:30:00Z"/>
  <w16cex:commentExtensible w16cex:durableId="24EB1BBF" w16cex:dateUtc="2021-09-14T07:31:00Z"/>
  <w16cex:commentExtensible w16cex:durableId="24EA1441" w16cex:dateUtc="2021-09-13T1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FA8F62" w16cid:durableId="24EA1405"/>
  <w16cid:commentId w16cid:paraId="0F9AD5CA" w16cid:durableId="24EAFF03"/>
  <w16cid:commentId w16cid:paraId="4D4FF907" w16cid:durableId="24EA1431"/>
  <w16cid:commentId w16cid:paraId="4906125C" w16cid:durableId="24EAFF45"/>
  <w16cid:commentId w16cid:paraId="6214AA4C" w16cid:durableId="24EB1BBF"/>
  <w16cid:commentId w16cid:paraId="3CF7A872" w16cid:durableId="24EA14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183E" w14:textId="77777777" w:rsidR="009641C3" w:rsidRDefault="009641C3">
      <w:r>
        <w:separator/>
      </w:r>
    </w:p>
  </w:endnote>
  <w:endnote w:type="continuationSeparator" w:id="0">
    <w:p w14:paraId="70668844" w14:textId="77777777" w:rsidR="009641C3" w:rsidRDefault="00964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534008-3FDE-44BF-B52B-5888C32577B2}"/>
    <w:embedBold r:id="rId2" w:fontKey="{8E26537D-4A12-4B1C-ACDC-762619A12C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AD4318-33DF-426F-86DB-95ECBE6E172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5ACBCB1-E531-4640-9F80-10B358FF8B88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1B10E4-0945-4F8D-828C-1D08B4017140}"/>
    <w:embedItalic r:id="rId6" w:fontKey="{63C16E21-81D0-4C42-BBE8-4FA6AD458F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38C9" w14:textId="77777777" w:rsidR="009641C3" w:rsidRDefault="009641C3">
      <w:r>
        <w:separator/>
      </w:r>
    </w:p>
  </w:footnote>
  <w:footnote w:type="continuationSeparator" w:id="0">
    <w:p w14:paraId="0F4AD01E" w14:textId="77777777" w:rsidR="009641C3" w:rsidRDefault="00964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26822333" o:spid="_x0000_i1025" type="#_x0000_t75" style="width:11.2pt;height:11.2pt;visibility:visible;mso-wrap-style:square" o:bullet="t">
        <v:imagedata r:id="rId1" o:title=""/>
      </v:shape>
    </w:pict>
  </w:numPicBullet>
  <w:abstractNum w:abstractNumId="0" w15:restartNumberingAfterBreak="0">
    <w:nsid w:val="109A17AE"/>
    <w:multiLevelType w:val="hybridMultilevel"/>
    <w:tmpl w:val="698A49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72F70"/>
    <w:multiLevelType w:val="multilevel"/>
    <w:tmpl w:val="21B8D4C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4FF957B7"/>
    <w:multiLevelType w:val="multilevel"/>
    <w:tmpl w:val="9D8C93C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" w15:restartNumberingAfterBreak="0">
    <w:nsid w:val="51795F4D"/>
    <w:multiLevelType w:val="hybridMultilevel"/>
    <w:tmpl w:val="8994675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588B0D98"/>
    <w:multiLevelType w:val="hybridMultilevel"/>
    <w:tmpl w:val="65CCD55A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A14698"/>
    <w:multiLevelType w:val="hybridMultilevel"/>
    <w:tmpl w:val="F9C4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665">
    <w:abstractNumId w:val="1"/>
  </w:num>
  <w:num w:numId="2" w16cid:durableId="879585562">
    <w:abstractNumId w:val="2"/>
  </w:num>
  <w:num w:numId="3" w16cid:durableId="1232278916">
    <w:abstractNumId w:val="3"/>
  </w:num>
  <w:num w:numId="4" w16cid:durableId="1919050320">
    <w:abstractNumId w:val="0"/>
  </w:num>
  <w:num w:numId="5" w16cid:durableId="1061100736">
    <w:abstractNumId w:val="0"/>
  </w:num>
  <w:num w:numId="6" w16cid:durableId="754327159">
    <w:abstractNumId w:val="5"/>
  </w:num>
  <w:num w:numId="7" w16cid:durableId="55143000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thaf Hussain Abdul Hameed">
    <w15:presenceInfo w15:providerId="AD" w15:userId="S::althafhussain.a@syncfusion.com::a8232db9-7a1c-470c-ab55-e5a97dcd78ac"/>
  </w15:person>
  <w15:person w15:author="Suriya Balamurugan">
    <w15:presenceInfo w15:providerId="AD" w15:userId="S::suriya.balamurugan@syncfusion.com::8a401894-a263-489f-a7ae-4271582ea131"/>
  </w15:person>
  <w15:person w15:author="Dharani Thangarasu">
    <w15:presenceInfo w15:providerId="AD" w15:userId="S::dharani.thangarasu@syncfusion.com::ec3e667c-c4d0-474c-930e-15487e61f70f"/>
  </w15:person>
  <w15:person w15:author="Ramaraj Marimuthu">
    <w15:presenceInfo w15:providerId="AD" w15:userId="S::ramaraj.marimuthu@syncfusion.com::8d5108a7-6fd0-455e-a4b3-e205c5420ca3"/>
  </w15:person>
  <w15:person w15:author="Selvarathinam Muthu">
    <w15:presenceInfo w15:providerId="AD" w15:userId="S-1-5-21-1415224841-4160497810-138773753-4802"/>
  </w15:person>
  <w15:person w15:author="Sindhu Ramesh">
    <w15:presenceInfo w15:providerId="AD" w15:userId="S::sindhu.ramesh@syncfusion.com::9a37d7a2-affe-45eb-8612-6f388f6904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68"/>
    <w:rsid w:val="00007909"/>
    <w:rsid w:val="00015B4F"/>
    <w:rsid w:val="00025BD6"/>
    <w:rsid w:val="00027397"/>
    <w:rsid w:val="0004407A"/>
    <w:rsid w:val="0004698E"/>
    <w:rsid w:val="000513A1"/>
    <w:rsid w:val="00073FBF"/>
    <w:rsid w:val="00082197"/>
    <w:rsid w:val="000959C3"/>
    <w:rsid w:val="000962B6"/>
    <w:rsid w:val="000A2A49"/>
    <w:rsid w:val="000A39C9"/>
    <w:rsid w:val="000B298E"/>
    <w:rsid w:val="000C25A3"/>
    <w:rsid w:val="000D798A"/>
    <w:rsid w:val="000F2B4F"/>
    <w:rsid w:val="000F648B"/>
    <w:rsid w:val="00101322"/>
    <w:rsid w:val="00101BD8"/>
    <w:rsid w:val="00112978"/>
    <w:rsid w:val="00122820"/>
    <w:rsid w:val="00145BE2"/>
    <w:rsid w:val="00164B66"/>
    <w:rsid w:val="00180511"/>
    <w:rsid w:val="00182312"/>
    <w:rsid w:val="001921BE"/>
    <w:rsid w:val="00192F7B"/>
    <w:rsid w:val="00195B01"/>
    <w:rsid w:val="00196B0D"/>
    <w:rsid w:val="001A4E73"/>
    <w:rsid w:val="001A7C08"/>
    <w:rsid w:val="001A7E39"/>
    <w:rsid w:val="001B146E"/>
    <w:rsid w:val="001B4F73"/>
    <w:rsid w:val="001D38BF"/>
    <w:rsid w:val="001E12B8"/>
    <w:rsid w:val="001E7617"/>
    <w:rsid w:val="001F7D00"/>
    <w:rsid w:val="00214E12"/>
    <w:rsid w:val="00231FF1"/>
    <w:rsid w:val="00234A92"/>
    <w:rsid w:val="002428C7"/>
    <w:rsid w:val="00261AEA"/>
    <w:rsid w:val="00261E2F"/>
    <w:rsid w:val="00281526"/>
    <w:rsid w:val="00283BCF"/>
    <w:rsid w:val="00285645"/>
    <w:rsid w:val="00285CFF"/>
    <w:rsid w:val="00294619"/>
    <w:rsid w:val="0029496C"/>
    <w:rsid w:val="002A0BBC"/>
    <w:rsid w:val="002A4306"/>
    <w:rsid w:val="002A59E7"/>
    <w:rsid w:val="002C388B"/>
    <w:rsid w:val="00301B2F"/>
    <w:rsid w:val="0031324D"/>
    <w:rsid w:val="00317063"/>
    <w:rsid w:val="00321D17"/>
    <w:rsid w:val="00325919"/>
    <w:rsid w:val="00330D3E"/>
    <w:rsid w:val="00337F02"/>
    <w:rsid w:val="003422F6"/>
    <w:rsid w:val="00370E1E"/>
    <w:rsid w:val="00374AF3"/>
    <w:rsid w:val="003963A9"/>
    <w:rsid w:val="003A7109"/>
    <w:rsid w:val="003B2670"/>
    <w:rsid w:val="003C164D"/>
    <w:rsid w:val="003E25B4"/>
    <w:rsid w:val="003F3805"/>
    <w:rsid w:val="00411634"/>
    <w:rsid w:val="0041196C"/>
    <w:rsid w:val="00414B03"/>
    <w:rsid w:val="0042664D"/>
    <w:rsid w:val="00435804"/>
    <w:rsid w:val="00437F20"/>
    <w:rsid w:val="00446402"/>
    <w:rsid w:val="004668D1"/>
    <w:rsid w:val="004914F3"/>
    <w:rsid w:val="0049215C"/>
    <w:rsid w:val="004B143D"/>
    <w:rsid w:val="004D0229"/>
    <w:rsid w:val="004D6234"/>
    <w:rsid w:val="004D7E9E"/>
    <w:rsid w:val="004F267D"/>
    <w:rsid w:val="00502160"/>
    <w:rsid w:val="0050669F"/>
    <w:rsid w:val="005167DE"/>
    <w:rsid w:val="00531BC2"/>
    <w:rsid w:val="00532553"/>
    <w:rsid w:val="00546C89"/>
    <w:rsid w:val="005648E8"/>
    <w:rsid w:val="00570E25"/>
    <w:rsid w:val="00597C7A"/>
    <w:rsid w:val="005B1BBA"/>
    <w:rsid w:val="005B5FD4"/>
    <w:rsid w:val="005D1C52"/>
    <w:rsid w:val="005F3993"/>
    <w:rsid w:val="005F7657"/>
    <w:rsid w:val="00610BCF"/>
    <w:rsid w:val="00622FEE"/>
    <w:rsid w:val="0064392D"/>
    <w:rsid w:val="0065014A"/>
    <w:rsid w:val="00660EFA"/>
    <w:rsid w:val="006753E1"/>
    <w:rsid w:val="006838B2"/>
    <w:rsid w:val="00683DC9"/>
    <w:rsid w:val="00687EC7"/>
    <w:rsid w:val="00693333"/>
    <w:rsid w:val="00693794"/>
    <w:rsid w:val="006A5DD2"/>
    <w:rsid w:val="006A6C0A"/>
    <w:rsid w:val="006A7945"/>
    <w:rsid w:val="006D04DC"/>
    <w:rsid w:val="006D1365"/>
    <w:rsid w:val="006D5E7E"/>
    <w:rsid w:val="00700675"/>
    <w:rsid w:val="00717768"/>
    <w:rsid w:val="007228A6"/>
    <w:rsid w:val="0074002B"/>
    <w:rsid w:val="00754EEF"/>
    <w:rsid w:val="007619F4"/>
    <w:rsid w:val="007857A5"/>
    <w:rsid w:val="0079301A"/>
    <w:rsid w:val="00795CB7"/>
    <w:rsid w:val="007A27EE"/>
    <w:rsid w:val="007A533D"/>
    <w:rsid w:val="007B5357"/>
    <w:rsid w:val="007D1045"/>
    <w:rsid w:val="007D3C19"/>
    <w:rsid w:val="007D5D3B"/>
    <w:rsid w:val="00810334"/>
    <w:rsid w:val="0086099C"/>
    <w:rsid w:val="00865A7F"/>
    <w:rsid w:val="008747EB"/>
    <w:rsid w:val="00881A9E"/>
    <w:rsid w:val="008A00D0"/>
    <w:rsid w:val="008A72FF"/>
    <w:rsid w:val="008B0D5A"/>
    <w:rsid w:val="008B4E2C"/>
    <w:rsid w:val="008C4B13"/>
    <w:rsid w:val="008E7D62"/>
    <w:rsid w:val="0090318F"/>
    <w:rsid w:val="0091026C"/>
    <w:rsid w:val="00921B6C"/>
    <w:rsid w:val="009343AB"/>
    <w:rsid w:val="00944ED4"/>
    <w:rsid w:val="0094731B"/>
    <w:rsid w:val="00947B31"/>
    <w:rsid w:val="009502FA"/>
    <w:rsid w:val="009515EE"/>
    <w:rsid w:val="009641C3"/>
    <w:rsid w:val="009704E0"/>
    <w:rsid w:val="00972AAE"/>
    <w:rsid w:val="00984572"/>
    <w:rsid w:val="00987475"/>
    <w:rsid w:val="009A1241"/>
    <w:rsid w:val="009A5343"/>
    <w:rsid w:val="009C66E5"/>
    <w:rsid w:val="009D7080"/>
    <w:rsid w:val="009E2FC7"/>
    <w:rsid w:val="009F2674"/>
    <w:rsid w:val="00A03181"/>
    <w:rsid w:val="00A1595F"/>
    <w:rsid w:val="00A23A9D"/>
    <w:rsid w:val="00A3746E"/>
    <w:rsid w:val="00A4357C"/>
    <w:rsid w:val="00A62247"/>
    <w:rsid w:val="00A7193C"/>
    <w:rsid w:val="00A7274B"/>
    <w:rsid w:val="00A92AFB"/>
    <w:rsid w:val="00AA0BF0"/>
    <w:rsid w:val="00AD42D8"/>
    <w:rsid w:val="00AF3F7D"/>
    <w:rsid w:val="00AF6E60"/>
    <w:rsid w:val="00B01BC5"/>
    <w:rsid w:val="00B100DC"/>
    <w:rsid w:val="00B2560C"/>
    <w:rsid w:val="00B307C0"/>
    <w:rsid w:val="00B4062B"/>
    <w:rsid w:val="00B425C7"/>
    <w:rsid w:val="00B67A72"/>
    <w:rsid w:val="00B7492B"/>
    <w:rsid w:val="00B74E2E"/>
    <w:rsid w:val="00B76316"/>
    <w:rsid w:val="00B87ED0"/>
    <w:rsid w:val="00B94A39"/>
    <w:rsid w:val="00BA3B07"/>
    <w:rsid w:val="00BA71B3"/>
    <w:rsid w:val="00BB341F"/>
    <w:rsid w:val="00BB671E"/>
    <w:rsid w:val="00BC0C77"/>
    <w:rsid w:val="00BD5572"/>
    <w:rsid w:val="00BF6514"/>
    <w:rsid w:val="00C40D6C"/>
    <w:rsid w:val="00C44CE0"/>
    <w:rsid w:val="00C457E9"/>
    <w:rsid w:val="00C56F3F"/>
    <w:rsid w:val="00C71D22"/>
    <w:rsid w:val="00C908C5"/>
    <w:rsid w:val="00CA1A31"/>
    <w:rsid w:val="00CA223E"/>
    <w:rsid w:val="00CA3F55"/>
    <w:rsid w:val="00CA59C2"/>
    <w:rsid w:val="00CB01EA"/>
    <w:rsid w:val="00CB0DC7"/>
    <w:rsid w:val="00CE2011"/>
    <w:rsid w:val="00CE57CB"/>
    <w:rsid w:val="00D05B9B"/>
    <w:rsid w:val="00D13240"/>
    <w:rsid w:val="00D2035F"/>
    <w:rsid w:val="00D2349F"/>
    <w:rsid w:val="00D32399"/>
    <w:rsid w:val="00D4185A"/>
    <w:rsid w:val="00D41B61"/>
    <w:rsid w:val="00D41E7C"/>
    <w:rsid w:val="00D66DB2"/>
    <w:rsid w:val="00D76AE2"/>
    <w:rsid w:val="00D853BD"/>
    <w:rsid w:val="00D96687"/>
    <w:rsid w:val="00DA3AD1"/>
    <w:rsid w:val="00DB12C0"/>
    <w:rsid w:val="00DB4056"/>
    <w:rsid w:val="00DC14E4"/>
    <w:rsid w:val="00DC5819"/>
    <w:rsid w:val="00DD3DB7"/>
    <w:rsid w:val="00DD49CF"/>
    <w:rsid w:val="00DD515F"/>
    <w:rsid w:val="00DE0180"/>
    <w:rsid w:val="00DE2C1D"/>
    <w:rsid w:val="00DE4683"/>
    <w:rsid w:val="00DE6335"/>
    <w:rsid w:val="00DF0BE9"/>
    <w:rsid w:val="00E155AE"/>
    <w:rsid w:val="00E15EEC"/>
    <w:rsid w:val="00E24059"/>
    <w:rsid w:val="00E46190"/>
    <w:rsid w:val="00E70D95"/>
    <w:rsid w:val="00E840DF"/>
    <w:rsid w:val="00E94E0C"/>
    <w:rsid w:val="00E95424"/>
    <w:rsid w:val="00E975FC"/>
    <w:rsid w:val="00EA3E62"/>
    <w:rsid w:val="00EC180F"/>
    <w:rsid w:val="00EC63CB"/>
    <w:rsid w:val="00ED1669"/>
    <w:rsid w:val="00EF700F"/>
    <w:rsid w:val="00F00003"/>
    <w:rsid w:val="00F0312C"/>
    <w:rsid w:val="00F05151"/>
    <w:rsid w:val="00F156C9"/>
    <w:rsid w:val="00F174E9"/>
    <w:rsid w:val="00F206B8"/>
    <w:rsid w:val="00F22906"/>
    <w:rsid w:val="00F27D7C"/>
    <w:rsid w:val="00F4063C"/>
    <w:rsid w:val="00F41AD8"/>
    <w:rsid w:val="00F536DD"/>
    <w:rsid w:val="00FA50D7"/>
    <w:rsid w:val="00FB167C"/>
    <w:rsid w:val="00FB2E40"/>
    <w:rsid w:val="00FB6C28"/>
    <w:rsid w:val="00FE39C9"/>
    <w:rsid w:val="00FE55F5"/>
    <w:rsid w:val="00FE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F958"/>
  <w15:docId w15:val="{70AAB43A-B913-47D1-801A-F51A3CF5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8E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C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</w:r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F3"/>
    <w:rPr>
      <w:rFonts w:ascii="Tahoma" w:eastAsia="Times New Roman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F206B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38B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8BF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1D38B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5CB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CB7"/>
    <w:rPr>
      <w:rFonts w:ascii="Times New Roman" w:eastAsia="Times New Roman" w:hAnsi="Times New Roman" w:cs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795CB7"/>
    <w:rPr>
      <w:vertAlign w:val="superscript"/>
    </w:rPr>
  </w:style>
  <w:style w:type="paragraph" w:customStyle="1" w:styleId="t">
    <w:name w:val="t"/>
    <w:basedOn w:val="Normal"/>
    <w:rsid w:val="005B5FD4"/>
    <w:pPr>
      <w:spacing w:before="100" w:beforeAutospacing="1" w:after="100" w:afterAutospacing="1"/>
    </w:pPr>
    <w:rPr>
      <w:rFonts w:eastAsia="Batang"/>
      <w:sz w:val="24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E73"/>
    <w:rPr>
      <w:rFonts w:ascii="Courier New" w:eastAsia="Times New Roman" w:hAnsi="Courier New" w:cs="Courier New"/>
      <w:lang w:val="en-IN" w:eastAsia="en-IN"/>
    </w:rPr>
  </w:style>
  <w:style w:type="paragraph" w:styleId="NormalWeb">
    <w:name w:val="Normal (Web)"/>
    <w:basedOn w:val="Normal"/>
    <w:uiPriority w:val="99"/>
    <w:rsid w:val="00317063"/>
    <w:pPr>
      <w:spacing w:before="100" w:beforeAutospacing="1" w:after="100" w:afterAutospacing="1"/>
    </w:pPr>
    <w:rPr>
      <w:rFonts w:eastAsia="PMingLiU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3170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3AD1"/>
  </w:style>
  <w:style w:type="character" w:styleId="LineNumber">
    <w:name w:val="line number"/>
    <w:basedOn w:val="DefaultParagraphFont"/>
    <w:uiPriority w:val="99"/>
    <w:semiHidden/>
    <w:unhideWhenUsed/>
    <w:rsid w:val="008747EB"/>
  </w:style>
  <w:style w:type="character" w:styleId="PlaceholderText">
    <w:name w:val="Placeholder Text"/>
    <w:basedOn w:val="DefaultParagraphFont"/>
    <w:uiPriority w:val="99"/>
    <w:semiHidden/>
    <w:rsid w:val="0081033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D0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4D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4DC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4DC"/>
    <w:rPr>
      <w:rFonts w:ascii="Times New Roman" w:eastAsia="Times New Roman" w:hAnsi="Times New Roman" w:cs="Times New Roman"/>
      <w:b/>
      <w:bCs/>
    </w:rPr>
  </w:style>
  <w:style w:type="paragraph" w:styleId="Revision">
    <w:name w:val="Revision"/>
    <w:hidden/>
    <w:uiPriority w:val="99"/>
    <w:semiHidden/>
    <w:rsid w:val="00546C8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546C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A49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0A2A49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6/09/relationships/commentsIds" Target="commentsIds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customXml" Target="ink/ink3.xml"/><Relationship Id="rId25" Type="http://schemas.openxmlformats.org/officeDocument/2006/relationships/hyperlink" Target="mailto:andrew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hyperlink" Target="mailto:andrew@gmail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10.gi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image" Target="media/image9.png"/><Relationship Id="rId27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08:01:05.0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15 23513,'2685'0'0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0:36:22.188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1 64 23405,'3683'-64'0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43:53.0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0,'3714'59'0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D3506-1299-4036-8587-497283D6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Suriya Balamurugan</cp:lastModifiedBy>
  <cp:revision>38</cp:revision>
  <cp:lastPrinted>2017-03-30T12:57:00Z</cp:lastPrinted>
  <dcterms:created xsi:type="dcterms:W3CDTF">2021-02-23T09:32:00Z</dcterms:created>
  <dcterms:modified xsi:type="dcterms:W3CDTF">2026-09-23T08:23:00Z</dcterms:modified>
</cp:coreProperties>
</file>